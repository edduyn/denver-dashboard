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Look w:val="04A0" w:firstRow="1" w:lastRow="0" w:firstColumn="1" w:lastColumn="0" w:noHBand="0" w:noVBand="1"/>
      </w:tblPr>
      <w:tblGrid>
        <w:gridCol w:w="4819"/>
        <w:gridCol w:w="4819"/>
      </w:tblGrid>
      <w:tr w:rsidR="004C2D91" w:rsidTr="004C2D91">
        <w:tc>
          <w:tcPr>
            <w:tcW w:w="4819" w:type="dxa"/>
          </w:tcPr>
          <w:p w:rsidR="004C2D91" w:rsidRPr="004C2D91" w:rsidRDefault="004C2D91" w:rsidP="00332456">
            <w:pPr>
              <w:ind w:right="720"/>
              <w:jc w:val="center"/>
              <w:rPr>
                <w:sz w:val="20"/>
                <w:szCs w:val="20"/>
              </w:rPr>
            </w:pPr>
            <w:r w:rsidRPr="004C2D91">
              <w:rPr>
                <w:sz w:val="20"/>
                <w:szCs w:val="20"/>
              </w:rPr>
              <w:t>Location: Denver AFL</w:t>
            </w:r>
          </w:p>
        </w:tc>
        <w:tc>
          <w:tcPr>
            <w:tcW w:w="4819" w:type="dxa"/>
          </w:tcPr>
          <w:p w:rsidR="004C2D91" w:rsidRPr="004C2D91" w:rsidRDefault="004C2D91" w:rsidP="00332456">
            <w:pPr>
              <w:ind w:right="720"/>
              <w:jc w:val="center"/>
              <w:rPr>
                <w:sz w:val="20"/>
                <w:szCs w:val="20"/>
              </w:rPr>
            </w:pPr>
            <w:r>
              <w:rPr>
                <w:sz w:val="20"/>
                <w:szCs w:val="20"/>
              </w:rPr>
              <w:t xml:space="preserve">Contact: </w:t>
            </w:r>
            <w:proofErr w:type="spellStart"/>
            <w:r>
              <w:rPr>
                <w:sz w:val="20"/>
                <w:szCs w:val="20"/>
              </w:rPr>
              <w:t>Edduyn</w:t>
            </w:r>
            <w:proofErr w:type="spellEnd"/>
            <w:r>
              <w:rPr>
                <w:sz w:val="20"/>
                <w:szCs w:val="20"/>
              </w:rPr>
              <w:t xml:space="preserve"> Pita</w:t>
            </w:r>
          </w:p>
        </w:tc>
      </w:tr>
      <w:tr w:rsidR="004C2D91" w:rsidTr="004C2D91">
        <w:tc>
          <w:tcPr>
            <w:tcW w:w="4819" w:type="dxa"/>
          </w:tcPr>
          <w:p w:rsidR="004C2D91" w:rsidRPr="004C2D91" w:rsidRDefault="004C2D91" w:rsidP="00332456">
            <w:pPr>
              <w:ind w:right="720"/>
              <w:jc w:val="center"/>
              <w:rPr>
                <w:sz w:val="20"/>
                <w:szCs w:val="20"/>
              </w:rPr>
            </w:pPr>
            <w:r>
              <w:rPr>
                <w:sz w:val="20"/>
                <w:szCs w:val="20"/>
              </w:rPr>
              <w:t xml:space="preserve">Date: </w:t>
            </w:r>
          </w:p>
        </w:tc>
        <w:tc>
          <w:tcPr>
            <w:tcW w:w="4819" w:type="dxa"/>
          </w:tcPr>
          <w:p w:rsidR="004C2D91" w:rsidRPr="004C2D91" w:rsidRDefault="004C2D91" w:rsidP="00332456">
            <w:pPr>
              <w:ind w:right="720"/>
              <w:jc w:val="center"/>
              <w:rPr>
                <w:sz w:val="20"/>
                <w:szCs w:val="20"/>
              </w:rPr>
            </w:pPr>
            <w:r>
              <w:rPr>
                <w:sz w:val="20"/>
                <w:szCs w:val="20"/>
              </w:rPr>
              <w:t>Auditor: Chris Demarest</w:t>
            </w:r>
          </w:p>
        </w:tc>
      </w:tr>
    </w:tbl>
    <w:p w:rsidR="00332456" w:rsidRDefault="00332456" w:rsidP="00332456">
      <w:pPr>
        <w:ind w:right="720"/>
        <w:jc w:val="center"/>
        <w:rPr>
          <w:b/>
        </w:rPr>
      </w:pPr>
      <w:r w:rsidRPr="00971C64">
        <w:rPr>
          <w:b/>
        </w:rPr>
        <w:t>Completed checklists will be retained in the Audit Department</w:t>
      </w:r>
    </w:p>
    <w:p w:rsidR="000A06CC" w:rsidRDefault="000A06CC" w:rsidP="00332456">
      <w:pPr>
        <w:ind w:right="720"/>
        <w:jc w:val="center"/>
        <w:rPr>
          <w:b/>
        </w:rPr>
      </w:pPr>
    </w:p>
    <w:p w:rsidR="000A06CC" w:rsidRPr="00971C64" w:rsidRDefault="000A06CC" w:rsidP="00332456">
      <w:pPr>
        <w:ind w:right="720"/>
        <w:jc w:val="center"/>
        <w:rPr>
          <w:b/>
        </w:rPr>
      </w:pPr>
      <w:r>
        <w:rPr>
          <w:b/>
        </w:rPr>
        <w:t>Note: This checklist does not apply to locations at AZO, BTL, LNK or PVU</w:t>
      </w:r>
    </w:p>
    <w:p w:rsidR="00E77BC9" w:rsidRDefault="00E77BC9" w:rsidP="00E77BC9">
      <w:pPr>
        <w:rPr>
          <w:sz w:val="20"/>
          <w:szCs w:val="20"/>
        </w:rPr>
      </w:pPr>
    </w:p>
    <w:p w:rsidR="00E77BC9" w:rsidRDefault="00E77BC9" w:rsidP="00752A42">
      <w:pPr>
        <w:ind w:right="18"/>
        <w:jc w:val="right"/>
        <w:rPr>
          <w:sz w:val="20"/>
          <w:szCs w:val="20"/>
        </w:rPr>
      </w:pPr>
      <w:r>
        <w:rPr>
          <w:sz w:val="20"/>
          <w:szCs w:val="20"/>
        </w:rPr>
        <w:t xml:space="preserve">S = Satisfactory;  U = Unsatisfactory;  </w:t>
      </w:r>
      <w:r w:rsidR="00752A42">
        <w:rPr>
          <w:sz w:val="20"/>
          <w:szCs w:val="20"/>
        </w:rPr>
        <w:t xml:space="preserve">N/A = Not Applicable;  </w:t>
      </w:r>
      <w:r>
        <w:rPr>
          <w:sz w:val="20"/>
          <w:szCs w:val="20"/>
        </w:rPr>
        <w:t>C = Comments</w:t>
      </w:r>
    </w:p>
    <w:tbl>
      <w:tblPr>
        <w:tblW w:w="951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4500"/>
        <w:gridCol w:w="2160"/>
        <w:gridCol w:w="534"/>
        <w:gridCol w:w="534"/>
        <w:gridCol w:w="534"/>
        <w:gridCol w:w="535"/>
      </w:tblGrid>
      <w:tr w:rsidR="008F19A0" w:rsidTr="004E6CD2">
        <w:trPr>
          <w:trHeight w:val="593"/>
        </w:trPr>
        <w:tc>
          <w:tcPr>
            <w:tcW w:w="720" w:type="dxa"/>
            <w:shd w:val="clear" w:color="auto" w:fill="D9D9D9"/>
          </w:tcPr>
          <w:p w:rsidR="008F19A0" w:rsidRDefault="008F19A0" w:rsidP="00090A6C">
            <w:pPr>
              <w:jc w:val="center"/>
              <w:rPr>
                <w:sz w:val="20"/>
                <w:szCs w:val="20"/>
              </w:rPr>
            </w:pPr>
            <w:r>
              <w:rPr>
                <w:sz w:val="20"/>
                <w:szCs w:val="20"/>
              </w:rPr>
              <w:t>ITEM</w:t>
            </w:r>
          </w:p>
          <w:p w:rsidR="008F19A0" w:rsidRDefault="008F19A0" w:rsidP="00090A6C">
            <w:pPr>
              <w:jc w:val="center"/>
              <w:rPr>
                <w:sz w:val="20"/>
                <w:szCs w:val="20"/>
              </w:rPr>
            </w:pPr>
          </w:p>
        </w:tc>
        <w:tc>
          <w:tcPr>
            <w:tcW w:w="4500" w:type="dxa"/>
            <w:shd w:val="clear" w:color="auto" w:fill="D9D9D9"/>
          </w:tcPr>
          <w:p w:rsidR="008F19A0" w:rsidRDefault="008F19A0" w:rsidP="00090A6C">
            <w:pPr>
              <w:jc w:val="center"/>
              <w:rPr>
                <w:sz w:val="20"/>
                <w:szCs w:val="20"/>
              </w:rPr>
            </w:pPr>
          </w:p>
          <w:p w:rsidR="008F19A0" w:rsidRDefault="008F19A0" w:rsidP="00090A6C">
            <w:pPr>
              <w:jc w:val="center"/>
              <w:rPr>
                <w:sz w:val="20"/>
                <w:szCs w:val="20"/>
              </w:rPr>
            </w:pPr>
            <w:r>
              <w:rPr>
                <w:sz w:val="20"/>
                <w:szCs w:val="20"/>
              </w:rPr>
              <w:t>REQUIREMENT</w:t>
            </w:r>
          </w:p>
        </w:tc>
        <w:tc>
          <w:tcPr>
            <w:tcW w:w="2160" w:type="dxa"/>
            <w:shd w:val="clear" w:color="auto" w:fill="D9D9D9"/>
          </w:tcPr>
          <w:p w:rsidR="008F19A0" w:rsidRDefault="008F19A0" w:rsidP="00090A6C">
            <w:pPr>
              <w:jc w:val="center"/>
              <w:rPr>
                <w:sz w:val="20"/>
                <w:szCs w:val="20"/>
              </w:rPr>
            </w:pPr>
            <w:r>
              <w:rPr>
                <w:sz w:val="20"/>
                <w:szCs w:val="20"/>
              </w:rPr>
              <w:t>MANUAL REFERENCE / SECTION</w:t>
            </w:r>
          </w:p>
        </w:tc>
        <w:tc>
          <w:tcPr>
            <w:tcW w:w="534" w:type="dxa"/>
            <w:shd w:val="clear" w:color="auto" w:fill="D9D9D9"/>
            <w:vAlign w:val="center"/>
          </w:tcPr>
          <w:p w:rsidR="008F19A0" w:rsidRPr="009B2639" w:rsidRDefault="008F19A0" w:rsidP="008F19A0">
            <w:pPr>
              <w:jc w:val="center"/>
            </w:pPr>
            <w:r w:rsidRPr="009B2639">
              <w:t>S</w:t>
            </w:r>
          </w:p>
        </w:tc>
        <w:tc>
          <w:tcPr>
            <w:tcW w:w="534" w:type="dxa"/>
            <w:shd w:val="clear" w:color="auto" w:fill="D9D9D9"/>
            <w:vAlign w:val="center"/>
          </w:tcPr>
          <w:p w:rsidR="008F19A0" w:rsidRPr="009B2639" w:rsidRDefault="008F19A0" w:rsidP="008F19A0">
            <w:pPr>
              <w:jc w:val="center"/>
            </w:pPr>
            <w:r>
              <w:t>U</w:t>
            </w:r>
          </w:p>
        </w:tc>
        <w:tc>
          <w:tcPr>
            <w:tcW w:w="534" w:type="dxa"/>
            <w:shd w:val="clear" w:color="auto" w:fill="D9D9D9"/>
            <w:vAlign w:val="center"/>
          </w:tcPr>
          <w:p w:rsidR="008F19A0" w:rsidRPr="008F19A0" w:rsidRDefault="008F19A0" w:rsidP="008F19A0">
            <w:pPr>
              <w:ind w:left="-59" w:right="-45"/>
              <w:jc w:val="center"/>
              <w:rPr>
                <w:szCs w:val="20"/>
              </w:rPr>
            </w:pPr>
            <w:r w:rsidRPr="008F19A0">
              <w:rPr>
                <w:szCs w:val="20"/>
              </w:rPr>
              <w:t>N/A</w:t>
            </w:r>
          </w:p>
        </w:tc>
        <w:tc>
          <w:tcPr>
            <w:tcW w:w="535" w:type="dxa"/>
            <w:shd w:val="clear" w:color="auto" w:fill="D9D9D9"/>
            <w:vAlign w:val="center"/>
          </w:tcPr>
          <w:p w:rsidR="008F19A0" w:rsidRPr="009B2639" w:rsidRDefault="008F19A0" w:rsidP="008F19A0">
            <w:pPr>
              <w:jc w:val="center"/>
            </w:pPr>
            <w:r w:rsidRPr="009B2639">
              <w:t>C</w:t>
            </w:r>
          </w:p>
        </w:tc>
      </w:tr>
      <w:tr w:rsidR="008F19A0" w:rsidTr="004E6CD2">
        <w:trPr>
          <w:trHeight w:val="350"/>
        </w:trPr>
        <w:tc>
          <w:tcPr>
            <w:tcW w:w="720" w:type="dxa"/>
          </w:tcPr>
          <w:p w:rsidR="008F19A0" w:rsidRPr="00AE2EA1" w:rsidRDefault="008F19A0" w:rsidP="00BE5E23">
            <w:pPr>
              <w:jc w:val="center"/>
              <w:rPr>
                <w:b/>
                <w:sz w:val="20"/>
                <w:szCs w:val="20"/>
              </w:rPr>
            </w:pPr>
            <w:r>
              <w:rPr>
                <w:b/>
                <w:sz w:val="20"/>
                <w:szCs w:val="20"/>
              </w:rPr>
              <w:t>1</w:t>
            </w:r>
          </w:p>
        </w:tc>
        <w:tc>
          <w:tcPr>
            <w:tcW w:w="4500" w:type="dxa"/>
          </w:tcPr>
          <w:p w:rsidR="008F19A0" w:rsidRPr="00AE2EA1" w:rsidRDefault="008F19A0" w:rsidP="00FC6C55">
            <w:pPr>
              <w:rPr>
                <w:b/>
                <w:sz w:val="20"/>
                <w:szCs w:val="20"/>
              </w:rPr>
            </w:pPr>
            <w:r>
              <w:rPr>
                <w:b/>
                <w:sz w:val="20"/>
                <w:szCs w:val="20"/>
              </w:rPr>
              <w:t>General, Safety, Facilities</w:t>
            </w:r>
          </w:p>
        </w:tc>
        <w:tc>
          <w:tcPr>
            <w:tcW w:w="2160" w:type="dxa"/>
          </w:tcPr>
          <w:p w:rsidR="008F19A0" w:rsidRPr="00AE2EA1" w:rsidRDefault="008F19A0" w:rsidP="00FC6C55">
            <w:pPr>
              <w:rPr>
                <w:sz w:val="20"/>
                <w:szCs w:val="20"/>
              </w:rPr>
            </w:pPr>
          </w:p>
        </w:tc>
        <w:tc>
          <w:tcPr>
            <w:tcW w:w="534" w:type="dxa"/>
            <w:tcBorders>
              <w:tl2br w:val="single" w:sz="4" w:space="0" w:color="auto"/>
              <w:tr2bl w:val="single" w:sz="4" w:space="0" w:color="auto"/>
            </w:tcBorders>
          </w:tcPr>
          <w:p w:rsidR="008F19A0" w:rsidRPr="00AE2EA1" w:rsidRDefault="008F19A0" w:rsidP="00FC6C55">
            <w:pPr>
              <w:rPr>
                <w:sz w:val="20"/>
                <w:szCs w:val="20"/>
              </w:rPr>
            </w:pPr>
          </w:p>
        </w:tc>
        <w:tc>
          <w:tcPr>
            <w:tcW w:w="534" w:type="dxa"/>
            <w:tcBorders>
              <w:tl2br w:val="single" w:sz="4" w:space="0" w:color="auto"/>
              <w:tr2bl w:val="single" w:sz="4" w:space="0" w:color="auto"/>
            </w:tcBorders>
          </w:tcPr>
          <w:p w:rsidR="008F19A0" w:rsidRPr="00AE2EA1" w:rsidRDefault="008F19A0" w:rsidP="00FC6C55">
            <w:pPr>
              <w:rPr>
                <w:sz w:val="20"/>
                <w:szCs w:val="20"/>
              </w:rPr>
            </w:pPr>
          </w:p>
        </w:tc>
        <w:tc>
          <w:tcPr>
            <w:tcW w:w="534" w:type="dxa"/>
            <w:tcBorders>
              <w:tl2br w:val="single" w:sz="4" w:space="0" w:color="auto"/>
              <w:tr2bl w:val="single" w:sz="4" w:space="0" w:color="auto"/>
            </w:tcBorders>
          </w:tcPr>
          <w:p w:rsidR="008F19A0" w:rsidRPr="00AE2EA1" w:rsidRDefault="008F19A0" w:rsidP="00FC6C55">
            <w:pPr>
              <w:rPr>
                <w:sz w:val="20"/>
                <w:szCs w:val="20"/>
              </w:rPr>
            </w:pPr>
          </w:p>
        </w:tc>
        <w:tc>
          <w:tcPr>
            <w:tcW w:w="535" w:type="dxa"/>
            <w:tcBorders>
              <w:tl2br w:val="single" w:sz="4" w:space="0" w:color="auto"/>
              <w:tr2bl w:val="single" w:sz="4" w:space="0" w:color="auto"/>
            </w:tcBorders>
          </w:tcPr>
          <w:p w:rsidR="008F19A0" w:rsidRPr="00AE2EA1" w:rsidRDefault="008F19A0" w:rsidP="00FC6C55">
            <w:pPr>
              <w:rPr>
                <w:sz w:val="20"/>
                <w:szCs w:val="20"/>
              </w:rPr>
            </w:pPr>
          </w:p>
        </w:tc>
      </w:tr>
      <w:tr w:rsidR="008F19A0" w:rsidTr="004E6CD2">
        <w:trPr>
          <w:trHeight w:val="593"/>
        </w:trPr>
        <w:tc>
          <w:tcPr>
            <w:tcW w:w="720" w:type="dxa"/>
          </w:tcPr>
          <w:p w:rsidR="008F19A0" w:rsidRPr="000A7BCA" w:rsidRDefault="008F19A0" w:rsidP="00A42427">
            <w:pPr>
              <w:jc w:val="center"/>
              <w:rPr>
                <w:sz w:val="20"/>
                <w:szCs w:val="20"/>
              </w:rPr>
            </w:pPr>
            <w:r>
              <w:rPr>
                <w:sz w:val="20"/>
                <w:szCs w:val="20"/>
              </w:rPr>
              <w:t>1.1</w:t>
            </w:r>
          </w:p>
        </w:tc>
        <w:tc>
          <w:tcPr>
            <w:tcW w:w="4500" w:type="dxa"/>
          </w:tcPr>
          <w:p w:rsidR="008F19A0" w:rsidRDefault="008F19A0" w:rsidP="00A42427">
            <w:pPr>
              <w:rPr>
                <w:sz w:val="20"/>
                <w:szCs w:val="20"/>
              </w:rPr>
            </w:pPr>
            <w:r>
              <w:rPr>
                <w:sz w:val="20"/>
                <w:szCs w:val="20"/>
              </w:rPr>
              <w:t>Have previous audit findings been closed and was preventive action effective?</w:t>
            </w:r>
          </w:p>
        </w:tc>
        <w:tc>
          <w:tcPr>
            <w:tcW w:w="2160" w:type="dxa"/>
          </w:tcPr>
          <w:p w:rsidR="008F19A0" w:rsidRDefault="008F19A0" w:rsidP="00A42427">
            <w:pPr>
              <w:rPr>
                <w:sz w:val="20"/>
                <w:szCs w:val="20"/>
              </w:rPr>
            </w:pPr>
            <w:r>
              <w:rPr>
                <w:sz w:val="20"/>
                <w:szCs w:val="20"/>
              </w:rPr>
              <w:t>GIP-0020</w:t>
            </w:r>
          </w:p>
        </w:tc>
        <w:tc>
          <w:tcPr>
            <w:tcW w:w="534" w:type="dxa"/>
            <w:vAlign w:val="center"/>
          </w:tcPr>
          <w:p w:rsidR="008F19A0" w:rsidRPr="00B30930" w:rsidRDefault="006C32EC" w:rsidP="008F19A0">
            <w:pPr>
              <w:jc w:val="center"/>
              <w:rPr>
                <w:sz w:val="20"/>
                <w:szCs w:val="20"/>
              </w:rPr>
            </w:pPr>
            <w:r>
              <w:rPr>
                <w:sz w:val="20"/>
                <w:szCs w:val="20"/>
              </w:rPr>
              <w:t>X</w:t>
            </w:r>
          </w:p>
        </w:tc>
        <w:tc>
          <w:tcPr>
            <w:tcW w:w="534" w:type="dxa"/>
            <w:vAlign w:val="center"/>
          </w:tcPr>
          <w:p w:rsidR="008F19A0" w:rsidRPr="00B30930" w:rsidRDefault="008F19A0" w:rsidP="008F19A0">
            <w:pPr>
              <w:jc w:val="center"/>
              <w:rPr>
                <w:sz w:val="20"/>
                <w:szCs w:val="20"/>
              </w:rPr>
            </w:pPr>
          </w:p>
        </w:tc>
        <w:tc>
          <w:tcPr>
            <w:tcW w:w="534" w:type="dxa"/>
            <w:vAlign w:val="center"/>
          </w:tcPr>
          <w:p w:rsidR="008F19A0" w:rsidRPr="00B30930" w:rsidRDefault="008F19A0" w:rsidP="008F19A0">
            <w:pPr>
              <w:jc w:val="center"/>
              <w:rPr>
                <w:sz w:val="20"/>
                <w:szCs w:val="20"/>
              </w:rPr>
            </w:pPr>
          </w:p>
        </w:tc>
        <w:tc>
          <w:tcPr>
            <w:tcW w:w="535" w:type="dxa"/>
            <w:vAlign w:val="center"/>
          </w:tcPr>
          <w:p w:rsidR="008F19A0" w:rsidRPr="00B30930" w:rsidRDefault="008F19A0" w:rsidP="008F19A0">
            <w:pPr>
              <w:jc w:val="center"/>
              <w:rPr>
                <w:sz w:val="20"/>
                <w:szCs w:val="20"/>
              </w:rPr>
            </w:pPr>
          </w:p>
        </w:tc>
      </w:tr>
      <w:tr w:rsidR="008F19A0" w:rsidTr="004E6CD2">
        <w:trPr>
          <w:trHeight w:val="593"/>
        </w:trPr>
        <w:tc>
          <w:tcPr>
            <w:tcW w:w="720" w:type="dxa"/>
          </w:tcPr>
          <w:p w:rsidR="008F19A0" w:rsidRPr="0052077B" w:rsidRDefault="008F19A0" w:rsidP="00A42427">
            <w:pPr>
              <w:jc w:val="center"/>
              <w:rPr>
                <w:sz w:val="20"/>
                <w:szCs w:val="20"/>
              </w:rPr>
            </w:pPr>
            <w:r w:rsidRPr="0052077B">
              <w:rPr>
                <w:sz w:val="20"/>
                <w:szCs w:val="20"/>
              </w:rPr>
              <w:t>1.2</w:t>
            </w:r>
          </w:p>
        </w:tc>
        <w:tc>
          <w:tcPr>
            <w:tcW w:w="4500" w:type="dxa"/>
          </w:tcPr>
          <w:p w:rsidR="008F19A0" w:rsidRPr="0052077B" w:rsidRDefault="008F19A0" w:rsidP="00A42427">
            <w:pPr>
              <w:rPr>
                <w:sz w:val="20"/>
                <w:szCs w:val="20"/>
              </w:rPr>
            </w:pPr>
            <w:r w:rsidRPr="0052077B">
              <w:rPr>
                <w:sz w:val="20"/>
                <w:szCs w:val="20"/>
              </w:rPr>
              <w:t>Do employees have access to and use the most current company manuals?</w:t>
            </w:r>
          </w:p>
        </w:tc>
        <w:tc>
          <w:tcPr>
            <w:tcW w:w="2160" w:type="dxa"/>
          </w:tcPr>
          <w:p w:rsidR="008F19A0" w:rsidRPr="0052077B" w:rsidRDefault="008F19A0" w:rsidP="00090A6C">
            <w:pPr>
              <w:rPr>
                <w:sz w:val="20"/>
                <w:szCs w:val="20"/>
              </w:rPr>
            </w:pPr>
            <w:r w:rsidRPr="0052077B">
              <w:rPr>
                <w:sz w:val="20"/>
                <w:szCs w:val="20"/>
              </w:rPr>
              <w:t>RSGOM PP-MCR-01</w:t>
            </w:r>
          </w:p>
        </w:tc>
        <w:tc>
          <w:tcPr>
            <w:tcW w:w="534" w:type="dxa"/>
            <w:vAlign w:val="center"/>
          </w:tcPr>
          <w:p w:rsidR="008F19A0" w:rsidRDefault="006C32EC" w:rsidP="008F19A0">
            <w:pPr>
              <w:jc w:val="center"/>
              <w:rPr>
                <w:sz w:val="20"/>
                <w:szCs w:val="20"/>
              </w:rPr>
            </w:pPr>
            <w:r>
              <w:rPr>
                <w:sz w:val="20"/>
                <w:szCs w:val="20"/>
              </w:rPr>
              <w:t>X</w:t>
            </w:r>
          </w:p>
        </w:tc>
        <w:tc>
          <w:tcPr>
            <w:tcW w:w="534" w:type="dxa"/>
            <w:vAlign w:val="center"/>
          </w:tcPr>
          <w:p w:rsidR="008F19A0" w:rsidRDefault="008F19A0" w:rsidP="008F19A0">
            <w:pPr>
              <w:jc w:val="center"/>
              <w:rPr>
                <w:sz w:val="20"/>
                <w:szCs w:val="20"/>
              </w:rPr>
            </w:pPr>
          </w:p>
        </w:tc>
        <w:tc>
          <w:tcPr>
            <w:tcW w:w="534" w:type="dxa"/>
            <w:vAlign w:val="center"/>
          </w:tcPr>
          <w:p w:rsidR="008F19A0" w:rsidRDefault="008F19A0" w:rsidP="008F19A0">
            <w:pPr>
              <w:jc w:val="center"/>
              <w:rPr>
                <w:sz w:val="20"/>
                <w:szCs w:val="20"/>
              </w:rPr>
            </w:pPr>
          </w:p>
        </w:tc>
        <w:tc>
          <w:tcPr>
            <w:tcW w:w="535" w:type="dxa"/>
            <w:vAlign w:val="center"/>
          </w:tcPr>
          <w:p w:rsidR="008F19A0" w:rsidRDefault="008F19A0" w:rsidP="008F19A0">
            <w:pPr>
              <w:jc w:val="center"/>
              <w:rPr>
                <w:sz w:val="20"/>
                <w:szCs w:val="20"/>
              </w:rPr>
            </w:pPr>
          </w:p>
        </w:tc>
      </w:tr>
      <w:tr w:rsidR="008F19A0" w:rsidTr="004E6CD2">
        <w:trPr>
          <w:trHeight w:val="593"/>
        </w:trPr>
        <w:tc>
          <w:tcPr>
            <w:tcW w:w="720" w:type="dxa"/>
          </w:tcPr>
          <w:p w:rsidR="008F19A0" w:rsidRPr="0052077B" w:rsidRDefault="008F19A0" w:rsidP="001B2447">
            <w:pPr>
              <w:jc w:val="center"/>
              <w:rPr>
                <w:sz w:val="20"/>
                <w:szCs w:val="20"/>
              </w:rPr>
            </w:pPr>
            <w:r w:rsidRPr="0052077B">
              <w:rPr>
                <w:sz w:val="20"/>
                <w:szCs w:val="20"/>
              </w:rPr>
              <w:t>1.3</w:t>
            </w:r>
          </w:p>
        </w:tc>
        <w:tc>
          <w:tcPr>
            <w:tcW w:w="4500" w:type="dxa"/>
          </w:tcPr>
          <w:p w:rsidR="008F19A0" w:rsidRPr="0052077B" w:rsidRDefault="008F19A0" w:rsidP="001B2447">
            <w:pPr>
              <w:jc w:val="both"/>
              <w:rPr>
                <w:sz w:val="20"/>
                <w:szCs w:val="20"/>
              </w:rPr>
            </w:pPr>
            <w:r w:rsidRPr="0052077B">
              <w:rPr>
                <w:sz w:val="20"/>
                <w:szCs w:val="20"/>
              </w:rPr>
              <w:t>Is customer property stored safely and adequately?</w:t>
            </w:r>
          </w:p>
          <w:p w:rsidR="008F19A0" w:rsidRPr="0052077B" w:rsidRDefault="008F19A0" w:rsidP="001B2447">
            <w:pPr>
              <w:jc w:val="both"/>
              <w:rPr>
                <w:sz w:val="20"/>
                <w:szCs w:val="20"/>
              </w:rPr>
            </w:pPr>
            <w:r w:rsidRPr="0052077B">
              <w:rPr>
                <w:sz w:val="20"/>
                <w:szCs w:val="20"/>
              </w:rPr>
              <w:t>(Engine cowlings, interior items, etc…)</w:t>
            </w:r>
          </w:p>
        </w:tc>
        <w:tc>
          <w:tcPr>
            <w:tcW w:w="2160" w:type="dxa"/>
          </w:tcPr>
          <w:p w:rsidR="008F19A0" w:rsidRPr="0052077B" w:rsidRDefault="008F19A0" w:rsidP="00891DDB">
            <w:pPr>
              <w:rPr>
                <w:sz w:val="20"/>
                <w:szCs w:val="20"/>
              </w:rPr>
            </w:pPr>
            <w:r w:rsidRPr="0052077B">
              <w:rPr>
                <w:sz w:val="20"/>
                <w:szCs w:val="20"/>
              </w:rPr>
              <w:t>RSGOM PP-13</w:t>
            </w:r>
          </w:p>
          <w:p w:rsidR="008F19A0" w:rsidRPr="0052077B" w:rsidRDefault="008F19A0" w:rsidP="00891DDB">
            <w:pPr>
              <w:rPr>
                <w:sz w:val="20"/>
                <w:szCs w:val="20"/>
              </w:rPr>
            </w:pPr>
          </w:p>
        </w:tc>
        <w:tc>
          <w:tcPr>
            <w:tcW w:w="534" w:type="dxa"/>
            <w:vAlign w:val="center"/>
          </w:tcPr>
          <w:p w:rsidR="008F19A0" w:rsidRDefault="006C32EC" w:rsidP="008F19A0">
            <w:pPr>
              <w:jc w:val="center"/>
              <w:rPr>
                <w:sz w:val="20"/>
                <w:szCs w:val="20"/>
              </w:rPr>
            </w:pPr>
            <w:r>
              <w:rPr>
                <w:sz w:val="20"/>
                <w:szCs w:val="20"/>
              </w:rPr>
              <w:t>X</w:t>
            </w:r>
          </w:p>
        </w:tc>
        <w:tc>
          <w:tcPr>
            <w:tcW w:w="534" w:type="dxa"/>
            <w:vAlign w:val="center"/>
          </w:tcPr>
          <w:p w:rsidR="008F19A0" w:rsidRDefault="008F19A0" w:rsidP="008F19A0">
            <w:pPr>
              <w:jc w:val="center"/>
              <w:rPr>
                <w:sz w:val="20"/>
                <w:szCs w:val="20"/>
              </w:rPr>
            </w:pPr>
          </w:p>
        </w:tc>
        <w:tc>
          <w:tcPr>
            <w:tcW w:w="534" w:type="dxa"/>
            <w:vAlign w:val="center"/>
          </w:tcPr>
          <w:p w:rsidR="008F19A0" w:rsidRDefault="008F19A0" w:rsidP="008F19A0">
            <w:pPr>
              <w:jc w:val="center"/>
              <w:rPr>
                <w:sz w:val="20"/>
                <w:szCs w:val="20"/>
              </w:rPr>
            </w:pPr>
          </w:p>
        </w:tc>
        <w:tc>
          <w:tcPr>
            <w:tcW w:w="535" w:type="dxa"/>
            <w:vAlign w:val="center"/>
          </w:tcPr>
          <w:p w:rsidR="008F19A0" w:rsidRDefault="008F19A0" w:rsidP="008F19A0">
            <w:pPr>
              <w:jc w:val="center"/>
              <w:rPr>
                <w:sz w:val="20"/>
                <w:szCs w:val="20"/>
              </w:rPr>
            </w:pPr>
          </w:p>
        </w:tc>
      </w:tr>
      <w:tr w:rsidR="008F19A0" w:rsidTr="004E6CD2">
        <w:trPr>
          <w:trHeight w:val="593"/>
        </w:trPr>
        <w:tc>
          <w:tcPr>
            <w:tcW w:w="720" w:type="dxa"/>
          </w:tcPr>
          <w:p w:rsidR="008F19A0" w:rsidRPr="0052077B" w:rsidRDefault="008F19A0" w:rsidP="001B2447">
            <w:pPr>
              <w:jc w:val="center"/>
              <w:rPr>
                <w:sz w:val="20"/>
                <w:szCs w:val="20"/>
              </w:rPr>
            </w:pPr>
            <w:r w:rsidRPr="0052077B">
              <w:rPr>
                <w:sz w:val="20"/>
                <w:szCs w:val="20"/>
              </w:rPr>
              <w:t>1.4</w:t>
            </w:r>
          </w:p>
        </w:tc>
        <w:tc>
          <w:tcPr>
            <w:tcW w:w="4500" w:type="dxa"/>
          </w:tcPr>
          <w:p w:rsidR="008F19A0" w:rsidRPr="0052077B" w:rsidRDefault="008F19A0" w:rsidP="00A42427">
            <w:pPr>
              <w:rPr>
                <w:sz w:val="20"/>
                <w:szCs w:val="20"/>
              </w:rPr>
            </w:pPr>
            <w:r w:rsidRPr="0052077B">
              <w:rPr>
                <w:sz w:val="20"/>
                <w:szCs w:val="20"/>
              </w:rPr>
              <w:t>Are workspaces appropriate for the task?  Is work area clean, good lighting, safe, temp/humidity controlled?</w:t>
            </w:r>
          </w:p>
        </w:tc>
        <w:tc>
          <w:tcPr>
            <w:tcW w:w="2160" w:type="dxa"/>
          </w:tcPr>
          <w:p w:rsidR="008F19A0" w:rsidRPr="0052077B" w:rsidRDefault="008F19A0" w:rsidP="00891DDB">
            <w:pPr>
              <w:rPr>
                <w:sz w:val="20"/>
                <w:szCs w:val="20"/>
              </w:rPr>
            </w:pPr>
            <w:r w:rsidRPr="0052077B">
              <w:rPr>
                <w:sz w:val="20"/>
                <w:szCs w:val="20"/>
              </w:rPr>
              <w:t>RSGOM RS-04</w:t>
            </w:r>
          </w:p>
          <w:p w:rsidR="008F19A0" w:rsidRPr="0052077B" w:rsidRDefault="008F19A0" w:rsidP="00891DDB">
            <w:pPr>
              <w:rPr>
                <w:sz w:val="20"/>
                <w:szCs w:val="20"/>
              </w:rPr>
            </w:pPr>
            <w:r w:rsidRPr="0052077B">
              <w:rPr>
                <w:sz w:val="20"/>
                <w:szCs w:val="20"/>
              </w:rPr>
              <w:t>SAF-2010</w:t>
            </w:r>
          </w:p>
          <w:p w:rsidR="008F19A0" w:rsidRPr="0052077B" w:rsidRDefault="008F19A0" w:rsidP="00A42427">
            <w:pPr>
              <w:rPr>
                <w:sz w:val="20"/>
                <w:szCs w:val="20"/>
              </w:rPr>
            </w:pPr>
          </w:p>
        </w:tc>
        <w:tc>
          <w:tcPr>
            <w:tcW w:w="534" w:type="dxa"/>
            <w:vAlign w:val="center"/>
          </w:tcPr>
          <w:p w:rsidR="008F19A0" w:rsidRDefault="006C32EC" w:rsidP="008F19A0">
            <w:pPr>
              <w:jc w:val="center"/>
              <w:rPr>
                <w:sz w:val="20"/>
                <w:szCs w:val="20"/>
              </w:rPr>
            </w:pPr>
            <w:r>
              <w:rPr>
                <w:sz w:val="20"/>
                <w:szCs w:val="20"/>
              </w:rPr>
              <w:t>X</w:t>
            </w:r>
          </w:p>
        </w:tc>
        <w:tc>
          <w:tcPr>
            <w:tcW w:w="534" w:type="dxa"/>
            <w:vAlign w:val="center"/>
          </w:tcPr>
          <w:p w:rsidR="008F19A0" w:rsidRDefault="008F19A0" w:rsidP="008F19A0">
            <w:pPr>
              <w:jc w:val="center"/>
              <w:rPr>
                <w:sz w:val="20"/>
                <w:szCs w:val="20"/>
              </w:rPr>
            </w:pPr>
          </w:p>
        </w:tc>
        <w:tc>
          <w:tcPr>
            <w:tcW w:w="534" w:type="dxa"/>
            <w:vAlign w:val="center"/>
          </w:tcPr>
          <w:p w:rsidR="008F19A0" w:rsidRDefault="008F19A0" w:rsidP="008F19A0">
            <w:pPr>
              <w:jc w:val="center"/>
              <w:rPr>
                <w:sz w:val="20"/>
                <w:szCs w:val="20"/>
              </w:rPr>
            </w:pPr>
          </w:p>
        </w:tc>
        <w:tc>
          <w:tcPr>
            <w:tcW w:w="535" w:type="dxa"/>
            <w:vAlign w:val="center"/>
          </w:tcPr>
          <w:p w:rsidR="008F19A0" w:rsidRDefault="008F19A0" w:rsidP="008F19A0">
            <w:pPr>
              <w:jc w:val="center"/>
              <w:rPr>
                <w:sz w:val="20"/>
                <w:szCs w:val="20"/>
              </w:rPr>
            </w:pPr>
          </w:p>
        </w:tc>
      </w:tr>
      <w:tr w:rsidR="008F19A0" w:rsidTr="004E6CD2">
        <w:trPr>
          <w:trHeight w:val="593"/>
        </w:trPr>
        <w:tc>
          <w:tcPr>
            <w:tcW w:w="720" w:type="dxa"/>
          </w:tcPr>
          <w:p w:rsidR="008F19A0" w:rsidRPr="0052077B" w:rsidRDefault="008F19A0" w:rsidP="001B2447">
            <w:pPr>
              <w:jc w:val="center"/>
              <w:rPr>
                <w:sz w:val="20"/>
                <w:szCs w:val="20"/>
              </w:rPr>
            </w:pPr>
            <w:r w:rsidRPr="0052077B">
              <w:rPr>
                <w:sz w:val="20"/>
                <w:szCs w:val="20"/>
              </w:rPr>
              <w:t>1.5</w:t>
            </w:r>
          </w:p>
        </w:tc>
        <w:tc>
          <w:tcPr>
            <w:tcW w:w="4500" w:type="dxa"/>
          </w:tcPr>
          <w:p w:rsidR="008F19A0" w:rsidRPr="0052077B" w:rsidRDefault="008F19A0" w:rsidP="001B2447">
            <w:pPr>
              <w:rPr>
                <w:sz w:val="20"/>
                <w:szCs w:val="20"/>
              </w:rPr>
            </w:pPr>
            <w:r w:rsidRPr="0052077B">
              <w:rPr>
                <w:sz w:val="20"/>
                <w:szCs w:val="20"/>
              </w:rPr>
              <w:t xml:space="preserve">Are flammable items stored in an approved and grounded flam-cabinet?  </w:t>
            </w:r>
          </w:p>
        </w:tc>
        <w:tc>
          <w:tcPr>
            <w:tcW w:w="2160" w:type="dxa"/>
          </w:tcPr>
          <w:p w:rsidR="008F19A0" w:rsidRPr="0052077B" w:rsidRDefault="008F19A0" w:rsidP="001B2447">
            <w:pPr>
              <w:rPr>
                <w:sz w:val="20"/>
                <w:szCs w:val="20"/>
              </w:rPr>
            </w:pPr>
            <w:r w:rsidRPr="0052077B">
              <w:rPr>
                <w:sz w:val="20"/>
                <w:szCs w:val="20"/>
              </w:rPr>
              <w:t>SAF-2010</w:t>
            </w:r>
          </w:p>
          <w:p w:rsidR="008F19A0" w:rsidRPr="0052077B" w:rsidRDefault="008F19A0" w:rsidP="001B2447">
            <w:pPr>
              <w:rPr>
                <w:sz w:val="20"/>
                <w:szCs w:val="20"/>
              </w:rPr>
            </w:pPr>
            <w:r w:rsidRPr="0052077B">
              <w:rPr>
                <w:sz w:val="20"/>
                <w:szCs w:val="20"/>
              </w:rPr>
              <w:t>29 CFR 1910.106</w:t>
            </w:r>
          </w:p>
        </w:tc>
        <w:tc>
          <w:tcPr>
            <w:tcW w:w="534" w:type="dxa"/>
            <w:vAlign w:val="center"/>
          </w:tcPr>
          <w:p w:rsidR="008F19A0" w:rsidRDefault="006C32EC" w:rsidP="008F19A0">
            <w:pPr>
              <w:jc w:val="center"/>
              <w:rPr>
                <w:sz w:val="20"/>
                <w:szCs w:val="20"/>
              </w:rPr>
            </w:pPr>
            <w:r>
              <w:rPr>
                <w:sz w:val="20"/>
                <w:szCs w:val="20"/>
              </w:rPr>
              <w:t>X</w:t>
            </w:r>
          </w:p>
        </w:tc>
        <w:tc>
          <w:tcPr>
            <w:tcW w:w="534" w:type="dxa"/>
            <w:vAlign w:val="center"/>
          </w:tcPr>
          <w:p w:rsidR="008F19A0" w:rsidRDefault="008F19A0" w:rsidP="008F19A0">
            <w:pPr>
              <w:jc w:val="center"/>
              <w:rPr>
                <w:sz w:val="20"/>
                <w:szCs w:val="20"/>
              </w:rPr>
            </w:pPr>
          </w:p>
        </w:tc>
        <w:tc>
          <w:tcPr>
            <w:tcW w:w="534" w:type="dxa"/>
            <w:vAlign w:val="center"/>
          </w:tcPr>
          <w:p w:rsidR="008F19A0" w:rsidRDefault="008F19A0" w:rsidP="008F19A0">
            <w:pPr>
              <w:jc w:val="center"/>
              <w:rPr>
                <w:sz w:val="20"/>
                <w:szCs w:val="20"/>
              </w:rPr>
            </w:pPr>
          </w:p>
        </w:tc>
        <w:tc>
          <w:tcPr>
            <w:tcW w:w="535" w:type="dxa"/>
            <w:vAlign w:val="center"/>
          </w:tcPr>
          <w:p w:rsidR="008F19A0" w:rsidRDefault="008F19A0" w:rsidP="008F19A0">
            <w:pPr>
              <w:jc w:val="center"/>
              <w:rPr>
                <w:sz w:val="20"/>
                <w:szCs w:val="20"/>
              </w:rPr>
            </w:pPr>
          </w:p>
        </w:tc>
      </w:tr>
      <w:tr w:rsidR="008F19A0" w:rsidTr="004E6CD2">
        <w:trPr>
          <w:trHeight w:val="593"/>
        </w:trPr>
        <w:tc>
          <w:tcPr>
            <w:tcW w:w="720" w:type="dxa"/>
          </w:tcPr>
          <w:p w:rsidR="008F19A0" w:rsidRPr="0052077B" w:rsidRDefault="008F19A0" w:rsidP="001B2447">
            <w:pPr>
              <w:jc w:val="center"/>
              <w:rPr>
                <w:sz w:val="20"/>
                <w:szCs w:val="20"/>
              </w:rPr>
            </w:pPr>
            <w:r w:rsidRPr="0052077B">
              <w:rPr>
                <w:sz w:val="20"/>
                <w:szCs w:val="20"/>
              </w:rPr>
              <w:t>1.6</w:t>
            </w:r>
          </w:p>
        </w:tc>
        <w:tc>
          <w:tcPr>
            <w:tcW w:w="4500" w:type="dxa"/>
          </w:tcPr>
          <w:p w:rsidR="008F19A0" w:rsidRPr="0052077B" w:rsidRDefault="008F19A0" w:rsidP="001B2447">
            <w:pPr>
              <w:rPr>
                <w:sz w:val="20"/>
                <w:szCs w:val="20"/>
              </w:rPr>
            </w:pPr>
            <w:r w:rsidRPr="0052077B">
              <w:rPr>
                <w:sz w:val="20"/>
                <w:szCs w:val="20"/>
              </w:rPr>
              <w:t>Are employees familiar with and able to locate Material Safety Data Sheets (MSDS)?</w:t>
            </w:r>
          </w:p>
        </w:tc>
        <w:tc>
          <w:tcPr>
            <w:tcW w:w="2160" w:type="dxa"/>
          </w:tcPr>
          <w:p w:rsidR="008F19A0" w:rsidRPr="0052077B" w:rsidRDefault="008F19A0" w:rsidP="001B2447">
            <w:pPr>
              <w:rPr>
                <w:sz w:val="20"/>
                <w:szCs w:val="20"/>
              </w:rPr>
            </w:pPr>
            <w:r w:rsidRPr="0052077B">
              <w:rPr>
                <w:sz w:val="20"/>
                <w:szCs w:val="20"/>
              </w:rPr>
              <w:t>29 CFR 1910.1200</w:t>
            </w:r>
          </w:p>
        </w:tc>
        <w:tc>
          <w:tcPr>
            <w:tcW w:w="534" w:type="dxa"/>
            <w:vAlign w:val="center"/>
          </w:tcPr>
          <w:p w:rsidR="008F19A0" w:rsidRDefault="006C32EC" w:rsidP="008F19A0">
            <w:pPr>
              <w:jc w:val="center"/>
              <w:rPr>
                <w:sz w:val="20"/>
                <w:szCs w:val="20"/>
              </w:rPr>
            </w:pPr>
            <w:r>
              <w:rPr>
                <w:sz w:val="20"/>
                <w:szCs w:val="20"/>
              </w:rPr>
              <w:t>X</w:t>
            </w:r>
          </w:p>
        </w:tc>
        <w:tc>
          <w:tcPr>
            <w:tcW w:w="534" w:type="dxa"/>
            <w:vAlign w:val="center"/>
          </w:tcPr>
          <w:p w:rsidR="008F19A0" w:rsidRDefault="008F19A0" w:rsidP="008F19A0">
            <w:pPr>
              <w:jc w:val="center"/>
              <w:rPr>
                <w:sz w:val="20"/>
                <w:szCs w:val="20"/>
              </w:rPr>
            </w:pPr>
          </w:p>
        </w:tc>
        <w:tc>
          <w:tcPr>
            <w:tcW w:w="534" w:type="dxa"/>
            <w:vAlign w:val="center"/>
          </w:tcPr>
          <w:p w:rsidR="008F19A0" w:rsidRDefault="008F19A0" w:rsidP="008F19A0">
            <w:pPr>
              <w:jc w:val="center"/>
              <w:rPr>
                <w:sz w:val="20"/>
                <w:szCs w:val="20"/>
              </w:rPr>
            </w:pPr>
          </w:p>
        </w:tc>
        <w:tc>
          <w:tcPr>
            <w:tcW w:w="535" w:type="dxa"/>
            <w:vAlign w:val="center"/>
          </w:tcPr>
          <w:p w:rsidR="008F19A0" w:rsidRDefault="008F19A0" w:rsidP="008F19A0">
            <w:pPr>
              <w:jc w:val="center"/>
              <w:rPr>
                <w:sz w:val="20"/>
                <w:szCs w:val="20"/>
              </w:rPr>
            </w:pPr>
          </w:p>
        </w:tc>
      </w:tr>
      <w:tr w:rsidR="008F19A0" w:rsidTr="004E6CD2">
        <w:trPr>
          <w:trHeight w:val="593"/>
        </w:trPr>
        <w:tc>
          <w:tcPr>
            <w:tcW w:w="720" w:type="dxa"/>
          </w:tcPr>
          <w:p w:rsidR="008F19A0" w:rsidRPr="0052077B" w:rsidRDefault="008F19A0" w:rsidP="00891DDB">
            <w:pPr>
              <w:jc w:val="center"/>
              <w:rPr>
                <w:sz w:val="20"/>
                <w:szCs w:val="20"/>
              </w:rPr>
            </w:pPr>
            <w:r w:rsidRPr="0052077B">
              <w:rPr>
                <w:sz w:val="20"/>
                <w:szCs w:val="20"/>
              </w:rPr>
              <w:t>1.7</w:t>
            </w:r>
          </w:p>
        </w:tc>
        <w:tc>
          <w:tcPr>
            <w:tcW w:w="4500" w:type="dxa"/>
          </w:tcPr>
          <w:p w:rsidR="008F19A0" w:rsidRPr="0052077B" w:rsidRDefault="008F19A0" w:rsidP="00891DDB">
            <w:pPr>
              <w:rPr>
                <w:sz w:val="20"/>
                <w:szCs w:val="20"/>
              </w:rPr>
            </w:pPr>
            <w:r w:rsidRPr="0052077B">
              <w:rPr>
                <w:sz w:val="20"/>
                <w:szCs w:val="20"/>
              </w:rPr>
              <w:t>Are first aid kits available and maintained?</w:t>
            </w:r>
          </w:p>
        </w:tc>
        <w:tc>
          <w:tcPr>
            <w:tcW w:w="2160" w:type="dxa"/>
          </w:tcPr>
          <w:p w:rsidR="008F19A0" w:rsidRPr="0052077B" w:rsidRDefault="008F19A0" w:rsidP="00891DDB">
            <w:pPr>
              <w:rPr>
                <w:sz w:val="20"/>
                <w:szCs w:val="20"/>
              </w:rPr>
            </w:pPr>
            <w:r w:rsidRPr="0052077B">
              <w:rPr>
                <w:sz w:val="20"/>
                <w:szCs w:val="20"/>
              </w:rPr>
              <w:t>29 CFR 1910.151</w:t>
            </w:r>
          </w:p>
          <w:p w:rsidR="008F19A0" w:rsidRPr="0052077B" w:rsidRDefault="008F19A0" w:rsidP="001B2447">
            <w:pPr>
              <w:rPr>
                <w:sz w:val="20"/>
                <w:szCs w:val="20"/>
              </w:rPr>
            </w:pPr>
          </w:p>
        </w:tc>
        <w:tc>
          <w:tcPr>
            <w:tcW w:w="534" w:type="dxa"/>
            <w:vAlign w:val="center"/>
          </w:tcPr>
          <w:p w:rsidR="008F19A0" w:rsidRDefault="006C32EC" w:rsidP="008F19A0">
            <w:pPr>
              <w:jc w:val="center"/>
              <w:rPr>
                <w:sz w:val="20"/>
                <w:szCs w:val="20"/>
              </w:rPr>
            </w:pPr>
            <w:r>
              <w:rPr>
                <w:sz w:val="20"/>
                <w:szCs w:val="20"/>
              </w:rPr>
              <w:t>X</w:t>
            </w:r>
          </w:p>
        </w:tc>
        <w:tc>
          <w:tcPr>
            <w:tcW w:w="534" w:type="dxa"/>
            <w:vAlign w:val="center"/>
          </w:tcPr>
          <w:p w:rsidR="008F19A0" w:rsidRDefault="008F19A0" w:rsidP="008F19A0">
            <w:pPr>
              <w:jc w:val="center"/>
              <w:rPr>
                <w:sz w:val="20"/>
                <w:szCs w:val="20"/>
              </w:rPr>
            </w:pPr>
          </w:p>
        </w:tc>
        <w:tc>
          <w:tcPr>
            <w:tcW w:w="534" w:type="dxa"/>
            <w:vAlign w:val="center"/>
          </w:tcPr>
          <w:p w:rsidR="008F19A0" w:rsidRDefault="008F19A0" w:rsidP="008F19A0">
            <w:pPr>
              <w:jc w:val="center"/>
              <w:rPr>
                <w:sz w:val="20"/>
                <w:szCs w:val="20"/>
              </w:rPr>
            </w:pPr>
          </w:p>
        </w:tc>
        <w:tc>
          <w:tcPr>
            <w:tcW w:w="535" w:type="dxa"/>
            <w:vAlign w:val="center"/>
          </w:tcPr>
          <w:p w:rsidR="008F19A0" w:rsidRDefault="008F19A0" w:rsidP="008F19A0">
            <w:pPr>
              <w:jc w:val="center"/>
              <w:rPr>
                <w:sz w:val="20"/>
                <w:szCs w:val="20"/>
              </w:rPr>
            </w:pPr>
          </w:p>
        </w:tc>
      </w:tr>
      <w:tr w:rsidR="008F19A0" w:rsidTr="004E6CD2">
        <w:trPr>
          <w:trHeight w:val="593"/>
        </w:trPr>
        <w:tc>
          <w:tcPr>
            <w:tcW w:w="720" w:type="dxa"/>
          </w:tcPr>
          <w:p w:rsidR="008F19A0" w:rsidRPr="0052077B" w:rsidRDefault="008F19A0" w:rsidP="001B2447">
            <w:pPr>
              <w:jc w:val="center"/>
              <w:rPr>
                <w:sz w:val="20"/>
                <w:szCs w:val="20"/>
              </w:rPr>
            </w:pPr>
            <w:r w:rsidRPr="0052077B">
              <w:rPr>
                <w:sz w:val="20"/>
                <w:szCs w:val="20"/>
              </w:rPr>
              <w:t>1.8</w:t>
            </w:r>
          </w:p>
        </w:tc>
        <w:tc>
          <w:tcPr>
            <w:tcW w:w="4500" w:type="dxa"/>
          </w:tcPr>
          <w:p w:rsidR="008F19A0" w:rsidRPr="0052077B" w:rsidRDefault="008F19A0" w:rsidP="00FC6C55">
            <w:pPr>
              <w:rPr>
                <w:sz w:val="20"/>
                <w:szCs w:val="20"/>
              </w:rPr>
            </w:pPr>
            <w:r w:rsidRPr="0052077B">
              <w:rPr>
                <w:sz w:val="20"/>
                <w:szCs w:val="20"/>
              </w:rPr>
              <w:t>Are fire extinguishers available, charged, current, not blocked and visible?</w:t>
            </w:r>
          </w:p>
        </w:tc>
        <w:tc>
          <w:tcPr>
            <w:tcW w:w="2160" w:type="dxa"/>
          </w:tcPr>
          <w:p w:rsidR="008F19A0" w:rsidRPr="0052077B" w:rsidRDefault="008F19A0" w:rsidP="00FC6C55">
            <w:pPr>
              <w:rPr>
                <w:sz w:val="20"/>
                <w:szCs w:val="20"/>
              </w:rPr>
            </w:pPr>
            <w:r w:rsidRPr="0052077B">
              <w:rPr>
                <w:sz w:val="20"/>
                <w:szCs w:val="20"/>
              </w:rPr>
              <w:t>29 CFR 1910.157</w:t>
            </w:r>
          </w:p>
        </w:tc>
        <w:tc>
          <w:tcPr>
            <w:tcW w:w="534" w:type="dxa"/>
            <w:vAlign w:val="center"/>
          </w:tcPr>
          <w:p w:rsidR="008F19A0" w:rsidRDefault="006C32EC" w:rsidP="008F19A0">
            <w:pPr>
              <w:jc w:val="center"/>
              <w:rPr>
                <w:sz w:val="20"/>
                <w:szCs w:val="20"/>
              </w:rPr>
            </w:pPr>
            <w:r>
              <w:rPr>
                <w:sz w:val="20"/>
                <w:szCs w:val="20"/>
              </w:rPr>
              <w:t>X</w:t>
            </w:r>
          </w:p>
        </w:tc>
        <w:tc>
          <w:tcPr>
            <w:tcW w:w="534" w:type="dxa"/>
            <w:vAlign w:val="center"/>
          </w:tcPr>
          <w:p w:rsidR="008F19A0" w:rsidRDefault="008F19A0" w:rsidP="008F19A0">
            <w:pPr>
              <w:jc w:val="center"/>
              <w:rPr>
                <w:sz w:val="20"/>
                <w:szCs w:val="20"/>
              </w:rPr>
            </w:pPr>
          </w:p>
        </w:tc>
        <w:tc>
          <w:tcPr>
            <w:tcW w:w="534" w:type="dxa"/>
            <w:vAlign w:val="center"/>
          </w:tcPr>
          <w:p w:rsidR="008F19A0" w:rsidRDefault="008F19A0" w:rsidP="008F19A0">
            <w:pPr>
              <w:jc w:val="center"/>
              <w:rPr>
                <w:sz w:val="20"/>
                <w:szCs w:val="20"/>
              </w:rPr>
            </w:pPr>
          </w:p>
        </w:tc>
        <w:tc>
          <w:tcPr>
            <w:tcW w:w="535" w:type="dxa"/>
            <w:vAlign w:val="center"/>
          </w:tcPr>
          <w:p w:rsidR="008F19A0" w:rsidRDefault="008F19A0" w:rsidP="008F19A0">
            <w:pPr>
              <w:jc w:val="center"/>
              <w:rPr>
                <w:sz w:val="20"/>
                <w:szCs w:val="20"/>
              </w:rPr>
            </w:pPr>
          </w:p>
        </w:tc>
      </w:tr>
      <w:tr w:rsidR="008F19A0" w:rsidTr="004E6CD2">
        <w:trPr>
          <w:trHeight w:val="593"/>
        </w:trPr>
        <w:tc>
          <w:tcPr>
            <w:tcW w:w="720" w:type="dxa"/>
          </w:tcPr>
          <w:p w:rsidR="008F19A0" w:rsidRPr="0052077B" w:rsidRDefault="008F19A0" w:rsidP="00891DDB">
            <w:pPr>
              <w:jc w:val="center"/>
              <w:rPr>
                <w:sz w:val="20"/>
                <w:szCs w:val="20"/>
              </w:rPr>
            </w:pPr>
            <w:r w:rsidRPr="0052077B">
              <w:rPr>
                <w:sz w:val="20"/>
                <w:szCs w:val="20"/>
              </w:rPr>
              <w:t>1.9</w:t>
            </w:r>
          </w:p>
        </w:tc>
        <w:tc>
          <w:tcPr>
            <w:tcW w:w="4500" w:type="dxa"/>
          </w:tcPr>
          <w:p w:rsidR="008F19A0" w:rsidRPr="0052077B" w:rsidRDefault="008F19A0" w:rsidP="00FC6C55">
            <w:pPr>
              <w:rPr>
                <w:sz w:val="20"/>
                <w:szCs w:val="20"/>
              </w:rPr>
            </w:pPr>
            <w:r w:rsidRPr="0052077B">
              <w:rPr>
                <w:sz w:val="20"/>
                <w:szCs w:val="20"/>
              </w:rPr>
              <w:t xml:space="preserve">Are appropriate measures in place for disposal of soiled rags and other materials if maintenance is performed at the </w:t>
            </w:r>
            <w:r w:rsidR="00FE5B86" w:rsidRPr="0052077B">
              <w:rPr>
                <w:sz w:val="20"/>
                <w:szCs w:val="20"/>
              </w:rPr>
              <w:t>AFL</w:t>
            </w:r>
            <w:r w:rsidRPr="0052077B">
              <w:rPr>
                <w:sz w:val="20"/>
                <w:szCs w:val="20"/>
              </w:rPr>
              <w:t xml:space="preserve"> location?</w:t>
            </w:r>
          </w:p>
        </w:tc>
        <w:tc>
          <w:tcPr>
            <w:tcW w:w="2160" w:type="dxa"/>
          </w:tcPr>
          <w:p w:rsidR="008F19A0" w:rsidRPr="0052077B" w:rsidRDefault="008F19A0" w:rsidP="00FC6C55">
            <w:pPr>
              <w:rPr>
                <w:sz w:val="20"/>
                <w:szCs w:val="20"/>
              </w:rPr>
            </w:pPr>
            <w:smartTag w:uri="urn:schemas-microsoft-com:office:smarttags" w:element="City">
              <w:r w:rsidRPr="0052077B">
                <w:rPr>
                  <w:sz w:val="20"/>
                  <w:szCs w:val="20"/>
                </w:rPr>
                <w:t>Duncan</w:t>
              </w:r>
            </w:smartTag>
            <w:r w:rsidRPr="0052077B">
              <w:rPr>
                <w:sz w:val="20"/>
                <w:szCs w:val="20"/>
              </w:rPr>
              <w:t xml:space="preserve"> </w:t>
            </w:r>
            <w:smartTag w:uri="urn:schemas-microsoft-com:office:smarttags" w:element="place">
              <w:r w:rsidRPr="0052077B">
                <w:rPr>
                  <w:sz w:val="20"/>
                  <w:szCs w:val="20"/>
                </w:rPr>
                <w:t>EMS</w:t>
              </w:r>
            </w:smartTag>
          </w:p>
        </w:tc>
        <w:tc>
          <w:tcPr>
            <w:tcW w:w="534" w:type="dxa"/>
            <w:vAlign w:val="center"/>
          </w:tcPr>
          <w:p w:rsidR="008F19A0" w:rsidRDefault="005B14D1" w:rsidP="008F19A0">
            <w:pPr>
              <w:jc w:val="center"/>
              <w:rPr>
                <w:sz w:val="20"/>
                <w:szCs w:val="20"/>
              </w:rPr>
            </w:pPr>
            <w:r>
              <w:rPr>
                <w:sz w:val="20"/>
                <w:szCs w:val="20"/>
              </w:rPr>
              <w:t>X</w:t>
            </w:r>
          </w:p>
        </w:tc>
        <w:tc>
          <w:tcPr>
            <w:tcW w:w="534" w:type="dxa"/>
            <w:vAlign w:val="center"/>
          </w:tcPr>
          <w:p w:rsidR="008F19A0" w:rsidRDefault="008F19A0" w:rsidP="008F19A0">
            <w:pPr>
              <w:jc w:val="center"/>
              <w:rPr>
                <w:sz w:val="20"/>
                <w:szCs w:val="20"/>
              </w:rPr>
            </w:pPr>
          </w:p>
        </w:tc>
        <w:tc>
          <w:tcPr>
            <w:tcW w:w="534" w:type="dxa"/>
            <w:vAlign w:val="center"/>
          </w:tcPr>
          <w:p w:rsidR="008F19A0" w:rsidRDefault="008F19A0" w:rsidP="008F19A0">
            <w:pPr>
              <w:jc w:val="center"/>
              <w:rPr>
                <w:sz w:val="20"/>
                <w:szCs w:val="20"/>
              </w:rPr>
            </w:pPr>
          </w:p>
        </w:tc>
        <w:tc>
          <w:tcPr>
            <w:tcW w:w="535" w:type="dxa"/>
            <w:vAlign w:val="center"/>
          </w:tcPr>
          <w:p w:rsidR="008F19A0" w:rsidRDefault="008F19A0" w:rsidP="008F19A0">
            <w:pPr>
              <w:jc w:val="center"/>
              <w:rPr>
                <w:sz w:val="20"/>
                <w:szCs w:val="20"/>
              </w:rPr>
            </w:pPr>
          </w:p>
        </w:tc>
      </w:tr>
      <w:tr w:rsidR="008F19A0" w:rsidTr="004E6CD2">
        <w:trPr>
          <w:trHeight w:val="593"/>
        </w:trPr>
        <w:tc>
          <w:tcPr>
            <w:tcW w:w="720" w:type="dxa"/>
          </w:tcPr>
          <w:p w:rsidR="008F19A0" w:rsidRPr="0052077B" w:rsidRDefault="008F19A0" w:rsidP="001B2447">
            <w:pPr>
              <w:jc w:val="center"/>
              <w:rPr>
                <w:sz w:val="20"/>
                <w:szCs w:val="20"/>
              </w:rPr>
            </w:pPr>
            <w:r w:rsidRPr="0052077B">
              <w:rPr>
                <w:sz w:val="20"/>
                <w:szCs w:val="20"/>
              </w:rPr>
              <w:t>1.10</w:t>
            </w:r>
          </w:p>
        </w:tc>
        <w:tc>
          <w:tcPr>
            <w:tcW w:w="4500" w:type="dxa"/>
          </w:tcPr>
          <w:p w:rsidR="008F19A0" w:rsidRPr="0052077B" w:rsidRDefault="008F19A0" w:rsidP="000500BA">
            <w:pPr>
              <w:rPr>
                <w:sz w:val="20"/>
                <w:szCs w:val="20"/>
              </w:rPr>
            </w:pPr>
            <w:r w:rsidRPr="0052077B">
              <w:rPr>
                <w:sz w:val="20"/>
                <w:szCs w:val="20"/>
              </w:rPr>
              <w:t>Are fluid containers contents properly identified?  Are HAZMAT stickers on spray bottles and barrels?</w:t>
            </w:r>
          </w:p>
        </w:tc>
        <w:tc>
          <w:tcPr>
            <w:tcW w:w="2160" w:type="dxa"/>
          </w:tcPr>
          <w:p w:rsidR="008F19A0" w:rsidRPr="0052077B" w:rsidRDefault="008F19A0" w:rsidP="00FC6C55">
            <w:pPr>
              <w:rPr>
                <w:sz w:val="20"/>
                <w:szCs w:val="20"/>
              </w:rPr>
            </w:pPr>
            <w:r w:rsidRPr="0052077B">
              <w:rPr>
                <w:sz w:val="20"/>
                <w:szCs w:val="20"/>
              </w:rPr>
              <w:t>29 CFR 1910.1200</w:t>
            </w:r>
          </w:p>
        </w:tc>
        <w:tc>
          <w:tcPr>
            <w:tcW w:w="534" w:type="dxa"/>
            <w:vAlign w:val="center"/>
          </w:tcPr>
          <w:p w:rsidR="008F19A0" w:rsidRDefault="005B14D1" w:rsidP="008F19A0">
            <w:pPr>
              <w:jc w:val="center"/>
              <w:rPr>
                <w:sz w:val="20"/>
                <w:szCs w:val="20"/>
              </w:rPr>
            </w:pPr>
            <w:r>
              <w:rPr>
                <w:sz w:val="20"/>
                <w:szCs w:val="20"/>
              </w:rPr>
              <w:t>X</w:t>
            </w:r>
          </w:p>
        </w:tc>
        <w:tc>
          <w:tcPr>
            <w:tcW w:w="534" w:type="dxa"/>
            <w:vAlign w:val="center"/>
          </w:tcPr>
          <w:p w:rsidR="008F19A0" w:rsidRDefault="008F19A0" w:rsidP="008F19A0">
            <w:pPr>
              <w:jc w:val="center"/>
              <w:rPr>
                <w:sz w:val="20"/>
                <w:szCs w:val="20"/>
              </w:rPr>
            </w:pPr>
          </w:p>
        </w:tc>
        <w:tc>
          <w:tcPr>
            <w:tcW w:w="534" w:type="dxa"/>
            <w:vAlign w:val="center"/>
          </w:tcPr>
          <w:p w:rsidR="008F19A0" w:rsidRDefault="008F19A0" w:rsidP="008F19A0">
            <w:pPr>
              <w:jc w:val="center"/>
              <w:rPr>
                <w:sz w:val="20"/>
                <w:szCs w:val="20"/>
              </w:rPr>
            </w:pPr>
          </w:p>
        </w:tc>
        <w:tc>
          <w:tcPr>
            <w:tcW w:w="535" w:type="dxa"/>
            <w:vAlign w:val="center"/>
          </w:tcPr>
          <w:p w:rsidR="008F19A0" w:rsidRDefault="008F19A0" w:rsidP="008F19A0">
            <w:pPr>
              <w:jc w:val="center"/>
              <w:rPr>
                <w:sz w:val="20"/>
                <w:szCs w:val="20"/>
              </w:rPr>
            </w:pPr>
          </w:p>
        </w:tc>
      </w:tr>
      <w:tr w:rsidR="008F19A0" w:rsidTr="004E6CD2">
        <w:trPr>
          <w:trHeight w:val="593"/>
        </w:trPr>
        <w:tc>
          <w:tcPr>
            <w:tcW w:w="720" w:type="dxa"/>
          </w:tcPr>
          <w:p w:rsidR="008F19A0" w:rsidRDefault="008F19A0" w:rsidP="001B2447">
            <w:pPr>
              <w:jc w:val="center"/>
              <w:rPr>
                <w:sz w:val="20"/>
                <w:szCs w:val="20"/>
              </w:rPr>
            </w:pPr>
            <w:r>
              <w:rPr>
                <w:sz w:val="20"/>
                <w:szCs w:val="20"/>
              </w:rPr>
              <w:t>1.11</w:t>
            </w:r>
          </w:p>
        </w:tc>
        <w:tc>
          <w:tcPr>
            <w:tcW w:w="4500" w:type="dxa"/>
          </w:tcPr>
          <w:p w:rsidR="008F19A0" w:rsidRDefault="008F19A0" w:rsidP="00935573">
            <w:pPr>
              <w:rPr>
                <w:sz w:val="20"/>
                <w:szCs w:val="20"/>
              </w:rPr>
            </w:pPr>
            <w:r>
              <w:rPr>
                <w:sz w:val="20"/>
                <w:szCs w:val="20"/>
              </w:rPr>
              <w:t>Is Personal Protective Equipment available &amp; in use?  Hearing/Eye protection, masks, gloves, fall protection…?</w:t>
            </w:r>
          </w:p>
          <w:p w:rsidR="008F19A0" w:rsidRDefault="008F19A0" w:rsidP="00935573">
            <w:pPr>
              <w:rPr>
                <w:sz w:val="20"/>
                <w:szCs w:val="20"/>
              </w:rPr>
            </w:pPr>
            <w:r>
              <w:rPr>
                <w:sz w:val="20"/>
                <w:szCs w:val="20"/>
              </w:rPr>
              <w:t>Are emergency eyewash stations available &amp; maintained?</w:t>
            </w:r>
          </w:p>
        </w:tc>
        <w:tc>
          <w:tcPr>
            <w:tcW w:w="2160" w:type="dxa"/>
          </w:tcPr>
          <w:p w:rsidR="008F19A0" w:rsidRDefault="008F19A0" w:rsidP="00FC6C55">
            <w:pPr>
              <w:rPr>
                <w:sz w:val="20"/>
                <w:szCs w:val="20"/>
              </w:rPr>
            </w:pPr>
            <w:r>
              <w:rPr>
                <w:sz w:val="20"/>
                <w:szCs w:val="20"/>
              </w:rPr>
              <w:t>29 CFR 1910.132</w:t>
            </w:r>
          </w:p>
        </w:tc>
        <w:tc>
          <w:tcPr>
            <w:tcW w:w="534" w:type="dxa"/>
            <w:vAlign w:val="center"/>
          </w:tcPr>
          <w:p w:rsidR="008F19A0" w:rsidRDefault="006C32EC" w:rsidP="008F19A0">
            <w:pPr>
              <w:jc w:val="center"/>
              <w:rPr>
                <w:sz w:val="20"/>
                <w:szCs w:val="20"/>
              </w:rPr>
            </w:pPr>
            <w:r>
              <w:rPr>
                <w:sz w:val="20"/>
                <w:szCs w:val="20"/>
              </w:rPr>
              <w:t>X</w:t>
            </w:r>
          </w:p>
        </w:tc>
        <w:tc>
          <w:tcPr>
            <w:tcW w:w="534" w:type="dxa"/>
            <w:vAlign w:val="center"/>
          </w:tcPr>
          <w:p w:rsidR="008F19A0" w:rsidRDefault="008F19A0" w:rsidP="008F19A0">
            <w:pPr>
              <w:jc w:val="center"/>
              <w:rPr>
                <w:sz w:val="20"/>
                <w:szCs w:val="20"/>
              </w:rPr>
            </w:pPr>
          </w:p>
        </w:tc>
        <w:tc>
          <w:tcPr>
            <w:tcW w:w="534" w:type="dxa"/>
            <w:vAlign w:val="center"/>
          </w:tcPr>
          <w:p w:rsidR="008F19A0" w:rsidRDefault="008F19A0" w:rsidP="008F19A0">
            <w:pPr>
              <w:jc w:val="center"/>
              <w:rPr>
                <w:sz w:val="20"/>
                <w:szCs w:val="20"/>
              </w:rPr>
            </w:pPr>
          </w:p>
        </w:tc>
        <w:tc>
          <w:tcPr>
            <w:tcW w:w="535" w:type="dxa"/>
            <w:vAlign w:val="center"/>
          </w:tcPr>
          <w:p w:rsidR="008F19A0" w:rsidRDefault="008F19A0" w:rsidP="008F19A0">
            <w:pPr>
              <w:jc w:val="center"/>
              <w:rPr>
                <w:sz w:val="20"/>
                <w:szCs w:val="20"/>
              </w:rPr>
            </w:pPr>
          </w:p>
        </w:tc>
      </w:tr>
      <w:tr w:rsidR="008F19A0" w:rsidTr="004E6CD2">
        <w:trPr>
          <w:trHeight w:val="593"/>
        </w:trPr>
        <w:tc>
          <w:tcPr>
            <w:tcW w:w="720" w:type="dxa"/>
          </w:tcPr>
          <w:p w:rsidR="008F19A0" w:rsidRDefault="008F19A0" w:rsidP="001B2447">
            <w:pPr>
              <w:jc w:val="center"/>
              <w:rPr>
                <w:sz w:val="20"/>
                <w:szCs w:val="20"/>
              </w:rPr>
            </w:pPr>
            <w:r>
              <w:rPr>
                <w:sz w:val="20"/>
                <w:szCs w:val="20"/>
              </w:rPr>
              <w:t>1.12</w:t>
            </w:r>
          </w:p>
        </w:tc>
        <w:tc>
          <w:tcPr>
            <w:tcW w:w="4500" w:type="dxa"/>
          </w:tcPr>
          <w:p w:rsidR="008F19A0" w:rsidRDefault="008F19A0" w:rsidP="008939B8">
            <w:pPr>
              <w:rPr>
                <w:sz w:val="20"/>
                <w:szCs w:val="20"/>
              </w:rPr>
            </w:pPr>
            <w:r>
              <w:rPr>
                <w:sz w:val="20"/>
                <w:szCs w:val="20"/>
              </w:rPr>
              <w:t>Are hoses, cords, grounding cables stored safely?</w:t>
            </w:r>
          </w:p>
          <w:p w:rsidR="008F19A0" w:rsidRDefault="008F19A0" w:rsidP="008939B8">
            <w:pPr>
              <w:rPr>
                <w:sz w:val="20"/>
                <w:szCs w:val="20"/>
              </w:rPr>
            </w:pPr>
            <w:r>
              <w:rPr>
                <w:sz w:val="20"/>
                <w:szCs w:val="20"/>
              </w:rPr>
              <w:t>Are walkways clear of cages, GSE, tool boxes, etc…?</w:t>
            </w:r>
          </w:p>
        </w:tc>
        <w:tc>
          <w:tcPr>
            <w:tcW w:w="2160" w:type="dxa"/>
          </w:tcPr>
          <w:p w:rsidR="008F19A0" w:rsidRDefault="008F19A0" w:rsidP="008939B8">
            <w:pPr>
              <w:rPr>
                <w:sz w:val="20"/>
                <w:szCs w:val="20"/>
              </w:rPr>
            </w:pPr>
            <w:r>
              <w:rPr>
                <w:sz w:val="20"/>
                <w:szCs w:val="20"/>
              </w:rPr>
              <w:t>SAF-2010</w:t>
            </w:r>
          </w:p>
        </w:tc>
        <w:tc>
          <w:tcPr>
            <w:tcW w:w="534" w:type="dxa"/>
            <w:vAlign w:val="center"/>
          </w:tcPr>
          <w:p w:rsidR="008F19A0" w:rsidRDefault="006C32EC" w:rsidP="008F19A0">
            <w:pPr>
              <w:jc w:val="center"/>
              <w:rPr>
                <w:sz w:val="20"/>
                <w:szCs w:val="20"/>
              </w:rPr>
            </w:pPr>
            <w:r>
              <w:rPr>
                <w:sz w:val="20"/>
                <w:szCs w:val="20"/>
              </w:rPr>
              <w:t>X</w:t>
            </w:r>
          </w:p>
        </w:tc>
        <w:tc>
          <w:tcPr>
            <w:tcW w:w="534" w:type="dxa"/>
            <w:vAlign w:val="center"/>
          </w:tcPr>
          <w:p w:rsidR="008F19A0" w:rsidRDefault="008F19A0" w:rsidP="008F19A0">
            <w:pPr>
              <w:jc w:val="center"/>
              <w:rPr>
                <w:sz w:val="20"/>
                <w:szCs w:val="20"/>
              </w:rPr>
            </w:pPr>
          </w:p>
        </w:tc>
        <w:tc>
          <w:tcPr>
            <w:tcW w:w="534" w:type="dxa"/>
            <w:vAlign w:val="center"/>
          </w:tcPr>
          <w:p w:rsidR="008F19A0" w:rsidRDefault="008F19A0" w:rsidP="008F19A0">
            <w:pPr>
              <w:jc w:val="center"/>
              <w:rPr>
                <w:sz w:val="20"/>
                <w:szCs w:val="20"/>
              </w:rPr>
            </w:pPr>
          </w:p>
        </w:tc>
        <w:tc>
          <w:tcPr>
            <w:tcW w:w="535" w:type="dxa"/>
            <w:vAlign w:val="center"/>
          </w:tcPr>
          <w:p w:rsidR="008F19A0" w:rsidRDefault="008F19A0" w:rsidP="008F19A0">
            <w:pPr>
              <w:jc w:val="center"/>
              <w:rPr>
                <w:sz w:val="20"/>
                <w:szCs w:val="20"/>
              </w:rPr>
            </w:pPr>
          </w:p>
        </w:tc>
      </w:tr>
    </w:tbl>
    <w:p w:rsidR="0023760E" w:rsidRDefault="0023760E">
      <w:r>
        <w:br w:type="page"/>
      </w:r>
    </w:p>
    <w:tbl>
      <w:tblPr>
        <w:tblW w:w="951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9"/>
        <w:gridCol w:w="4501"/>
        <w:gridCol w:w="2160"/>
        <w:gridCol w:w="534"/>
        <w:gridCol w:w="534"/>
        <w:gridCol w:w="534"/>
        <w:gridCol w:w="535"/>
      </w:tblGrid>
      <w:tr w:rsidR="008F19A0" w:rsidTr="004E6CD2">
        <w:trPr>
          <w:trHeight w:val="440"/>
        </w:trPr>
        <w:tc>
          <w:tcPr>
            <w:tcW w:w="719" w:type="dxa"/>
            <w:shd w:val="clear" w:color="auto" w:fill="D9D9D9"/>
            <w:vAlign w:val="center"/>
          </w:tcPr>
          <w:p w:rsidR="008F19A0" w:rsidRDefault="008F19A0" w:rsidP="008F19A0">
            <w:pPr>
              <w:jc w:val="center"/>
              <w:rPr>
                <w:sz w:val="20"/>
                <w:szCs w:val="20"/>
              </w:rPr>
            </w:pPr>
            <w:r>
              <w:rPr>
                <w:sz w:val="20"/>
                <w:szCs w:val="20"/>
              </w:rPr>
              <w:lastRenderedPageBreak/>
              <w:t>ITEM</w:t>
            </w:r>
          </w:p>
        </w:tc>
        <w:tc>
          <w:tcPr>
            <w:tcW w:w="4501" w:type="dxa"/>
            <w:shd w:val="clear" w:color="auto" w:fill="D9D9D9"/>
            <w:vAlign w:val="center"/>
          </w:tcPr>
          <w:p w:rsidR="008F19A0" w:rsidRDefault="008F19A0" w:rsidP="008F19A0">
            <w:pPr>
              <w:jc w:val="center"/>
              <w:rPr>
                <w:sz w:val="20"/>
                <w:szCs w:val="20"/>
              </w:rPr>
            </w:pPr>
            <w:r>
              <w:rPr>
                <w:sz w:val="20"/>
                <w:szCs w:val="20"/>
              </w:rPr>
              <w:t>REQUIREMENT</w:t>
            </w:r>
          </w:p>
        </w:tc>
        <w:tc>
          <w:tcPr>
            <w:tcW w:w="2160" w:type="dxa"/>
            <w:shd w:val="clear" w:color="auto" w:fill="D9D9D9"/>
            <w:vAlign w:val="center"/>
          </w:tcPr>
          <w:p w:rsidR="008F19A0" w:rsidRDefault="008F19A0" w:rsidP="008F19A0">
            <w:pPr>
              <w:jc w:val="center"/>
              <w:rPr>
                <w:sz w:val="20"/>
                <w:szCs w:val="20"/>
              </w:rPr>
            </w:pPr>
            <w:r>
              <w:rPr>
                <w:sz w:val="20"/>
                <w:szCs w:val="20"/>
              </w:rPr>
              <w:t>REFERENCE</w:t>
            </w:r>
          </w:p>
        </w:tc>
        <w:tc>
          <w:tcPr>
            <w:tcW w:w="534" w:type="dxa"/>
            <w:shd w:val="clear" w:color="auto" w:fill="D9D9D9"/>
            <w:vAlign w:val="center"/>
          </w:tcPr>
          <w:p w:rsidR="008F19A0" w:rsidRPr="009B2639" w:rsidRDefault="008F19A0" w:rsidP="008F19A0">
            <w:pPr>
              <w:jc w:val="center"/>
            </w:pPr>
            <w:r w:rsidRPr="009B2639">
              <w:t>S</w:t>
            </w:r>
          </w:p>
        </w:tc>
        <w:tc>
          <w:tcPr>
            <w:tcW w:w="534" w:type="dxa"/>
            <w:shd w:val="clear" w:color="auto" w:fill="D9D9D9"/>
            <w:vAlign w:val="center"/>
          </w:tcPr>
          <w:p w:rsidR="008F19A0" w:rsidRPr="009B2639" w:rsidRDefault="008F19A0" w:rsidP="008F19A0">
            <w:pPr>
              <w:jc w:val="center"/>
            </w:pPr>
            <w:r>
              <w:t>U</w:t>
            </w:r>
          </w:p>
        </w:tc>
        <w:tc>
          <w:tcPr>
            <w:tcW w:w="534" w:type="dxa"/>
            <w:shd w:val="clear" w:color="auto" w:fill="D9D9D9"/>
            <w:vAlign w:val="center"/>
          </w:tcPr>
          <w:p w:rsidR="008F19A0" w:rsidRPr="008F19A0" w:rsidRDefault="008F19A0" w:rsidP="008F19A0">
            <w:pPr>
              <w:ind w:left="-59" w:right="-45"/>
              <w:jc w:val="center"/>
              <w:rPr>
                <w:szCs w:val="20"/>
              </w:rPr>
            </w:pPr>
            <w:r w:rsidRPr="008F19A0">
              <w:rPr>
                <w:szCs w:val="20"/>
              </w:rPr>
              <w:t>N/A</w:t>
            </w:r>
          </w:p>
        </w:tc>
        <w:tc>
          <w:tcPr>
            <w:tcW w:w="535" w:type="dxa"/>
            <w:shd w:val="clear" w:color="auto" w:fill="D9D9D9"/>
            <w:vAlign w:val="center"/>
          </w:tcPr>
          <w:p w:rsidR="008F19A0" w:rsidRPr="009B2639" w:rsidRDefault="008F19A0" w:rsidP="008F19A0">
            <w:pPr>
              <w:jc w:val="center"/>
            </w:pPr>
            <w:r w:rsidRPr="009B2639">
              <w:t>C</w:t>
            </w:r>
          </w:p>
        </w:tc>
      </w:tr>
      <w:tr w:rsidR="008F19A0" w:rsidTr="004E6CD2">
        <w:trPr>
          <w:trHeight w:val="350"/>
        </w:trPr>
        <w:tc>
          <w:tcPr>
            <w:tcW w:w="719" w:type="dxa"/>
          </w:tcPr>
          <w:p w:rsidR="008F19A0" w:rsidRPr="00921266" w:rsidRDefault="008F19A0" w:rsidP="008F19A0">
            <w:pPr>
              <w:jc w:val="center"/>
              <w:rPr>
                <w:b/>
                <w:sz w:val="20"/>
                <w:szCs w:val="20"/>
              </w:rPr>
            </w:pPr>
            <w:r w:rsidRPr="00921266">
              <w:rPr>
                <w:b/>
                <w:sz w:val="20"/>
                <w:szCs w:val="20"/>
              </w:rPr>
              <w:t>2</w:t>
            </w:r>
          </w:p>
        </w:tc>
        <w:tc>
          <w:tcPr>
            <w:tcW w:w="4501" w:type="dxa"/>
          </w:tcPr>
          <w:p w:rsidR="008F19A0" w:rsidRPr="00921266" w:rsidRDefault="008F19A0" w:rsidP="008F19A0">
            <w:pPr>
              <w:rPr>
                <w:b/>
                <w:sz w:val="20"/>
                <w:szCs w:val="20"/>
              </w:rPr>
            </w:pPr>
            <w:r>
              <w:rPr>
                <w:b/>
                <w:sz w:val="20"/>
                <w:szCs w:val="20"/>
              </w:rPr>
              <w:t>Parts, Materials, Shipping &amp; Receiving</w:t>
            </w:r>
          </w:p>
        </w:tc>
        <w:tc>
          <w:tcPr>
            <w:tcW w:w="2160" w:type="dxa"/>
          </w:tcPr>
          <w:p w:rsidR="008F19A0" w:rsidRDefault="008F19A0" w:rsidP="008F19A0">
            <w:pPr>
              <w:rPr>
                <w:sz w:val="20"/>
                <w:szCs w:val="20"/>
              </w:rPr>
            </w:pPr>
          </w:p>
        </w:tc>
        <w:tc>
          <w:tcPr>
            <w:tcW w:w="534" w:type="dxa"/>
            <w:tcBorders>
              <w:tl2br w:val="single" w:sz="4" w:space="0" w:color="auto"/>
              <w:tr2bl w:val="single" w:sz="4" w:space="0" w:color="auto"/>
            </w:tcBorders>
          </w:tcPr>
          <w:p w:rsidR="008F19A0" w:rsidRDefault="008F19A0" w:rsidP="008F19A0">
            <w:pPr>
              <w:rPr>
                <w:sz w:val="20"/>
                <w:szCs w:val="20"/>
              </w:rPr>
            </w:pPr>
          </w:p>
        </w:tc>
        <w:tc>
          <w:tcPr>
            <w:tcW w:w="534" w:type="dxa"/>
            <w:tcBorders>
              <w:tl2br w:val="single" w:sz="4" w:space="0" w:color="auto"/>
              <w:tr2bl w:val="single" w:sz="4" w:space="0" w:color="auto"/>
            </w:tcBorders>
          </w:tcPr>
          <w:p w:rsidR="008F19A0" w:rsidRDefault="008F19A0" w:rsidP="008F19A0">
            <w:pPr>
              <w:rPr>
                <w:sz w:val="20"/>
                <w:szCs w:val="20"/>
              </w:rPr>
            </w:pPr>
          </w:p>
        </w:tc>
        <w:tc>
          <w:tcPr>
            <w:tcW w:w="534" w:type="dxa"/>
            <w:tcBorders>
              <w:tl2br w:val="single" w:sz="4" w:space="0" w:color="auto"/>
              <w:tr2bl w:val="single" w:sz="4" w:space="0" w:color="auto"/>
            </w:tcBorders>
          </w:tcPr>
          <w:p w:rsidR="008F19A0" w:rsidRDefault="008F19A0" w:rsidP="008F19A0">
            <w:pPr>
              <w:rPr>
                <w:sz w:val="20"/>
                <w:szCs w:val="20"/>
              </w:rPr>
            </w:pPr>
          </w:p>
        </w:tc>
        <w:tc>
          <w:tcPr>
            <w:tcW w:w="535" w:type="dxa"/>
            <w:tcBorders>
              <w:tl2br w:val="single" w:sz="4" w:space="0" w:color="auto"/>
              <w:tr2bl w:val="single" w:sz="4" w:space="0" w:color="auto"/>
            </w:tcBorders>
          </w:tcPr>
          <w:p w:rsidR="008F19A0" w:rsidRDefault="008F19A0" w:rsidP="008F19A0">
            <w:pPr>
              <w:rPr>
                <w:sz w:val="20"/>
                <w:szCs w:val="20"/>
              </w:rPr>
            </w:pPr>
          </w:p>
        </w:tc>
      </w:tr>
      <w:tr w:rsidR="008F19A0" w:rsidTr="004E6CD2">
        <w:trPr>
          <w:trHeight w:val="593"/>
        </w:trPr>
        <w:tc>
          <w:tcPr>
            <w:tcW w:w="719" w:type="dxa"/>
          </w:tcPr>
          <w:p w:rsidR="008F19A0" w:rsidRDefault="008F19A0" w:rsidP="008F19A0">
            <w:pPr>
              <w:jc w:val="center"/>
              <w:rPr>
                <w:sz w:val="20"/>
                <w:szCs w:val="20"/>
              </w:rPr>
            </w:pPr>
            <w:r>
              <w:rPr>
                <w:sz w:val="20"/>
                <w:szCs w:val="20"/>
              </w:rPr>
              <w:t>2.1</w:t>
            </w:r>
          </w:p>
        </w:tc>
        <w:tc>
          <w:tcPr>
            <w:tcW w:w="4501" w:type="dxa"/>
          </w:tcPr>
          <w:p w:rsidR="008F19A0" w:rsidRPr="0052077B" w:rsidRDefault="008F19A0" w:rsidP="008F19A0">
            <w:pPr>
              <w:rPr>
                <w:sz w:val="20"/>
                <w:szCs w:val="20"/>
              </w:rPr>
            </w:pPr>
            <w:r w:rsidRPr="0052077B">
              <w:rPr>
                <w:sz w:val="20"/>
                <w:szCs w:val="20"/>
              </w:rPr>
              <w:t>Are parts cages, storage lockers and tables at the work station/aircraft properly marked and clear of debris?  If area is not marked, then each part must be tagged.</w:t>
            </w:r>
          </w:p>
        </w:tc>
        <w:tc>
          <w:tcPr>
            <w:tcW w:w="2160" w:type="dxa"/>
          </w:tcPr>
          <w:p w:rsidR="008F19A0" w:rsidRPr="0052077B" w:rsidRDefault="008F19A0" w:rsidP="008F19A0">
            <w:pPr>
              <w:rPr>
                <w:sz w:val="20"/>
                <w:szCs w:val="20"/>
              </w:rPr>
            </w:pPr>
            <w:r w:rsidRPr="0052077B">
              <w:rPr>
                <w:sz w:val="20"/>
                <w:szCs w:val="20"/>
              </w:rPr>
              <w:t>RSGOM PP-13</w:t>
            </w:r>
          </w:p>
        </w:tc>
        <w:tc>
          <w:tcPr>
            <w:tcW w:w="534" w:type="dxa"/>
            <w:vAlign w:val="center"/>
          </w:tcPr>
          <w:p w:rsidR="008F19A0" w:rsidRDefault="006C32EC" w:rsidP="008F19A0">
            <w:pPr>
              <w:jc w:val="center"/>
              <w:rPr>
                <w:sz w:val="20"/>
                <w:szCs w:val="20"/>
              </w:rPr>
            </w:pPr>
            <w:r>
              <w:rPr>
                <w:sz w:val="20"/>
                <w:szCs w:val="20"/>
              </w:rPr>
              <w:t>X</w:t>
            </w:r>
          </w:p>
        </w:tc>
        <w:tc>
          <w:tcPr>
            <w:tcW w:w="534" w:type="dxa"/>
            <w:vAlign w:val="center"/>
          </w:tcPr>
          <w:p w:rsidR="008F19A0" w:rsidRDefault="008F19A0" w:rsidP="008F19A0">
            <w:pPr>
              <w:jc w:val="center"/>
              <w:rPr>
                <w:sz w:val="20"/>
                <w:szCs w:val="20"/>
              </w:rPr>
            </w:pPr>
          </w:p>
        </w:tc>
        <w:tc>
          <w:tcPr>
            <w:tcW w:w="534" w:type="dxa"/>
            <w:vAlign w:val="center"/>
          </w:tcPr>
          <w:p w:rsidR="008F19A0" w:rsidRDefault="008F19A0" w:rsidP="008F19A0">
            <w:pPr>
              <w:jc w:val="center"/>
              <w:rPr>
                <w:sz w:val="20"/>
                <w:szCs w:val="20"/>
              </w:rPr>
            </w:pPr>
          </w:p>
        </w:tc>
        <w:tc>
          <w:tcPr>
            <w:tcW w:w="535" w:type="dxa"/>
            <w:vAlign w:val="center"/>
          </w:tcPr>
          <w:p w:rsidR="008F19A0" w:rsidRDefault="008F19A0" w:rsidP="008F19A0">
            <w:pPr>
              <w:jc w:val="center"/>
              <w:rPr>
                <w:sz w:val="20"/>
                <w:szCs w:val="20"/>
              </w:rPr>
            </w:pPr>
          </w:p>
        </w:tc>
      </w:tr>
      <w:tr w:rsidR="008F19A0" w:rsidTr="004E6CD2">
        <w:trPr>
          <w:trHeight w:val="593"/>
        </w:trPr>
        <w:tc>
          <w:tcPr>
            <w:tcW w:w="719" w:type="dxa"/>
          </w:tcPr>
          <w:p w:rsidR="008F19A0" w:rsidRDefault="008F19A0" w:rsidP="008F19A0">
            <w:pPr>
              <w:jc w:val="center"/>
              <w:rPr>
                <w:sz w:val="20"/>
                <w:szCs w:val="20"/>
              </w:rPr>
            </w:pPr>
            <w:r>
              <w:rPr>
                <w:sz w:val="20"/>
                <w:szCs w:val="20"/>
              </w:rPr>
              <w:t>2.2</w:t>
            </w:r>
          </w:p>
        </w:tc>
        <w:tc>
          <w:tcPr>
            <w:tcW w:w="4501" w:type="dxa"/>
          </w:tcPr>
          <w:p w:rsidR="008F19A0" w:rsidRPr="0052077B" w:rsidRDefault="008F19A0" w:rsidP="008F19A0">
            <w:pPr>
              <w:rPr>
                <w:sz w:val="20"/>
                <w:szCs w:val="20"/>
              </w:rPr>
            </w:pPr>
            <w:r w:rsidRPr="0052077B">
              <w:rPr>
                <w:sz w:val="20"/>
                <w:szCs w:val="20"/>
              </w:rPr>
              <w:t>Are Electro-Static Discharge Sensitive (ESDS) devices handled and stored properly.</w:t>
            </w:r>
          </w:p>
        </w:tc>
        <w:tc>
          <w:tcPr>
            <w:tcW w:w="2160" w:type="dxa"/>
          </w:tcPr>
          <w:p w:rsidR="008F19A0" w:rsidRPr="0052077B" w:rsidRDefault="008F19A0" w:rsidP="008F19A0">
            <w:pPr>
              <w:rPr>
                <w:sz w:val="20"/>
                <w:szCs w:val="20"/>
              </w:rPr>
            </w:pPr>
            <w:r w:rsidRPr="0052077B">
              <w:rPr>
                <w:sz w:val="20"/>
                <w:szCs w:val="20"/>
              </w:rPr>
              <w:t>RSGOM PP-17</w:t>
            </w:r>
          </w:p>
          <w:p w:rsidR="008F19A0" w:rsidRPr="0052077B" w:rsidRDefault="008F19A0" w:rsidP="008F19A0">
            <w:pPr>
              <w:rPr>
                <w:sz w:val="20"/>
                <w:szCs w:val="20"/>
              </w:rPr>
            </w:pPr>
            <w:r w:rsidRPr="0052077B">
              <w:rPr>
                <w:sz w:val="20"/>
                <w:szCs w:val="20"/>
              </w:rPr>
              <w:t>RSGOM PP-18</w:t>
            </w:r>
          </w:p>
        </w:tc>
        <w:tc>
          <w:tcPr>
            <w:tcW w:w="534" w:type="dxa"/>
            <w:vAlign w:val="center"/>
          </w:tcPr>
          <w:p w:rsidR="008F19A0" w:rsidRDefault="006C32EC" w:rsidP="008F19A0">
            <w:pPr>
              <w:jc w:val="center"/>
              <w:rPr>
                <w:sz w:val="20"/>
                <w:szCs w:val="20"/>
              </w:rPr>
            </w:pPr>
            <w:r>
              <w:rPr>
                <w:sz w:val="20"/>
                <w:szCs w:val="20"/>
              </w:rPr>
              <w:t>X</w:t>
            </w:r>
          </w:p>
        </w:tc>
        <w:tc>
          <w:tcPr>
            <w:tcW w:w="534" w:type="dxa"/>
            <w:vAlign w:val="center"/>
          </w:tcPr>
          <w:p w:rsidR="008F19A0" w:rsidRDefault="008F19A0" w:rsidP="008F19A0">
            <w:pPr>
              <w:jc w:val="center"/>
              <w:rPr>
                <w:sz w:val="20"/>
                <w:szCs w:val="20"/>
              </w:rPr>
            </w:pPr>
          </w:p>
        </w:tc>
        <w:tc>
          <w:tcPr>
            <w:tcW w:w="534" w:type="dxa"/>
            <w:vAlign w:val="center"/>
          </w:tcPr>
          <w:p w:rsidR="008F19A0" w:rsidRDefault="008F19A0" w:rsidP="008F19A0">
            <w:pPr>
              <w:jc w:val="center"/>
              <w:rPr>
                <w:sz w:val="20"/>
                <w:szCs w:val="20"/>
              </w:rPr>
            </w:pPr>
          </w:p>
        </w:tc>
        <w:tc>
          <w:tcPr>
            <w:tcW w:w="535" w:type="dxa"/>
            <w:vAlign w:val="center"/>
          </w:tcPr>
          <w:p w:rsidR="008F19A0" w:rsidRDefault="008F19A0" w:rsidP="008F19A0">
            <w:pPr>
              <w:jc w:val="center"/>
              <w:rPr>
                <w:sz w:val="20"/>
                <w:szCs w:val="20"/>
              </w:rPr>
            </w:pPr>
          </w:p>
        </w:tc>
      </w:tr>
      <w:tr w:rsidR="008F19A0" w:rsidTr="004E6CD2">
        <w:trPr>
          <w:trHeight w:val="593"/>
        </w:trPr>
        <w:tc>
          <w:tcPr>
            <w:tcW w:w="719" w:type="dxa"/>
          </w:tcPr>
          <w:p w:rsidR="008F19A0" w:rsidRDefault="008F19A0" w:rsidP="008F19A0">
            <w:pPr>
              <w:jc w:val="center"/>
              <w:rPr>
                <w:sz w:val="20"/>
                <w:szCs w:val="20"/>
              </w:rPr>
            </w:pPr>
            <w:r>
              <w:rPr>
                <w:sz w:val="20"/>
                <w:szCs w:val="20"/>
              </w:rPr>
              <w:t>2.3</w:t>
            </w:r>
          </w:p>
        </w:tc>
        <w:tc>
          <w:tcPr>
            <w:tcW w:w="4501" w:type="dxa"/>
          </w:tcPr>
          <w:p w:rsidR="008F19A0" w:rsidRPr="0052077B" w:rsidRDefault="008F19A0" w:rsidP="008F19A0">
            <w:pPr>
              <w:rPr>
                <w:sz w:val="20"/>
                <w:szCs w:val="20"/>
              </w:rPr>
            </w:pPr>
            <w:r w:rsidRPr="0052077B">
              <w:rPr>
                <w:sz w:val="20"/>
                <w:szCs w:val="20"/>
              </w:rPr>
              <w:t xml:space="preserve">Are Electro-Static Discharge Sensitive (ESDS) mats and wrist straps tested as required in the RSGOM?  </w:t>
            </w:r>
          </w:p>
        </w:tc>
        <w:tc>
          <w:tcPr>
            <w:tcW w:w="2160" w:type="dxa"/>
          </w:tcPr>
          <w:p w:rsidR="008F19A0" w:rsidRPr="0052077B" w:rsidRDefault="008F19A0" w:rsidP="008F19A0">
            <w:pPr>
              <w:rPr>
                <w:sz w:val="20"/>
                <w:szCs w:val="20"/>
              </w:rPr>
            </w:pPr>
            <w:r w:rsidRPr="0052077B">
              <w:rPr>
                <w:sz w:val="20"/>
                <w:szCs w:val="20"/>
              </w:rPr>
              <w:t>RSGOM PP-17</w:t>
            </w:r>
          </w:p>
        </w:tc>
        <w:tc>
          <w:tcPr>
            <w:tcW w:w="534" w:type="dxa"/>
            <w:vAlign w:val="center"/>
          </w:tcPr>
          <w:p w:rsidR="008F19A0" w:rsidRDefault="006C32EC" w:rsidP="008F19A0">
            <w:pPr>
              <w:jc w:val="center"/>
              <w:rPr>
                <w:sz w:val="20"/>
                <w:szCs w:val="20"/>
              </w:rPr>
            </w:pPr>
            <w:r>
              <w:rPr>
                <w:sz w:val="20"/>
                <w:szCs w:val="20"/>
              </w:rPr>
              <w:t>X</w:t>
            </w:r>
          </w:p>
        </w:tc>
        <w:tc>
          <w:tcPr>
            <w:tcW w:w="534" w:type="dxa"/>
            <w:vAlign w:val="center"/>
          </w:tcPr>
          <w:p w:rsidR="008F19A0" w:rsidRDefault="008F19A0" w:rsidP="008F19A0">
            <w:pPr>
              <w:jc w:val="center"/>
              <w:rPr>
                <w:sz w:val="20"/>
                <w:szCs w:val="20"/>
              </w:rPr>
            </w:pPr>
          </w:p>
        </w:tc>
        <w:tc>
          <w:tcPr>
            <w:tcW w:w="534" w:type="dxa"/>
            <w:vAlign w:val="center"/>
          </w:tcPr>
          <w:p w:rsidR="008F19A0" w:rsidRDefault="008F19A0" w:rsidP="008F19A0">
            <w:pPr>
              <w:jc w:val="center"/>
              <w:rPr>
                <w:sz w:val="20"/>
                <w:szCs w:val="20"/>
              </w:rPr>
            </w:pPr>
          </w:p>
        </w:tc>
        <w:tc>
          <w:tcPr>
            <w:tcW w:w="535" w:type="dxa"/>
            <w:vAlign w:val="center"/>
          </w:tcPr>
          <w:p w:rsidR="008F19A0" w:rsidRDefault="008F19A0" w:rsidP="008F19A0">
            <w:pPr>
              <w:jc w:val="center"/>
              <w:rPr>
                <w:sz w:val="20"/>
                <w:szCs w:val="20"/>
              </w:rPr>
            </w:pPr>
          </w:p>
        </w:tc>
      </w:tr>
      <w:tr w:rsidR="008F19A0" w:rsidTr="004E6CD2">
        <w:trPr>
          <w:trHeight w:val="593"/>
        </w:trPr>
        <w:tc>
          <w:tcPr>
            <w:tcW w:w="719" w:type="dxa"/>
          </w:tcPr>
          <w:p w:rsidR="008F19A0" w:rsidRDefault="008F19A0" w:rsidP="008F19A0">
            <w:pPr>
              <w:jc w:val="center"/>
              <w:rPr>
                <w:sz w:val="20"/>
                <w:szCs w:val="20"/>
              </w:rPr>
            </w:pPr>
            <w:r>
              <w:rPr>
                <w:sz w:val="20"/>
                <w:szCs w:val="20"/>
              </w:rPr>
              <w:t>2.4</w:t>
            </w:r>
          </w:p>
        </w:tc>
        <w:tc>
          <w:tcPr>
            <w:tcW w:w="4501" w:type="dxa"/>
          </w:tcPr>
          <w:p w:rsidR="008F19A0" w:rsidRPr="0052077B" w:rsidRDefault="008F19A0" w:rsidP="008F19A0">
            <w:pPr>
              <w:rPr>
                <w:sz w:val="20"/>
                <w:szCs w:val="20"/>
              </w:rPr>
            </w:pPr>
            <w:r w:rsidRPr="0052077B">
              <w:rPr>
                <w:sz w:val="20"/>
                <w:szCs w:val="20"/>
              </w:rPr>
              <w:t>Is there evidence that parts/materials receive an inspection upon arrival?</w:t>
            </w:r>
          </w:p>
        </w:tc>
        <w:tc>
          <w:tcPr>
            <w:tcW w:w="2160" w:type="dxa"/>
          </w:tcPr>
          <w:p w:rsidR="008F19A0" w:rsidRPr="0052077B" w:rsidRDefault="008F19A0" w:rsidP="008F19A0">
            <w:pPr>
              <w:rPr>
                <w:sz w:val="20"/>
                <w:szCs w:val="20"/>
              </w:rPr>
            </w:pPr>
            <w:r w:rsidRPr="0052077B">
              <w:rPr>
                <w:sz w:val="20"/>
                <w:szCs w:val="20"/>
              </w:rPr>
              <w:t>REC-0010</w:t>
            </w:r>
          </w:p>
        </w:tc>
        <w:tc>
          <w:tcPr>
            <w:tcW w:w="534" w:type="dxa"/>
            <w:vAlign w:val="center"/>
          </w:tcPr>
          <w:p w:rsidR="008F19A0" w:rsidRDefault="006C32EC" w:rsidP="008F19A0">
            <w:pPr>
              <w:jc w:val="center"/>
              <w:rPr>
                <w:sz w:val="20"/>
                <w:szCs w:val="20"/>
              </w:rPr>
            </w:pPr>
            <w:r>
              <w:rPr>
                <w:sz w:val="20"/>
                <w:szCs w:val="20"/>
              </w:rPr>
              <w:t>X</w:t>
            </w:r>
          </w:p>
        </w:tc>
        <w:tc>
          <w:tcPr>
            <w:tcW w:w="534" w:type="dxa"/>
            <w:vAlign w:val="center"/>
          </w:tcPr>
          <w:p w:rsidR="008F19A0" w:rsidRDefault="008F19A0" w:rsidP="008F19A0">
            <w:pPr>
              <w:jc w:val="center"/>
              <w:rPr>
                <w:sz w:val="20"/>
                <w:szCs w:val="20"/>
              </w:rPr>
            </w:pPr>
          </w:p>
        </w:tc>
        <w:tc>
          <w:tcPr>
            <w:tcW w:w="534" w:type="dxa"/>
            <w:vAlign w:val="center"/>
          </w:tcPr>
          <w:p w:rsidR="008F19A0" w:rsidRDefault="008F19A0" w:rsidP="008F19A0">
            <w:pPr>
              <w:jc w:val="center"/>
              <w:rPr>
                <w:sz w:val="20"/>
                <w:szCs w:val="20"/>
              </w:rPr>
            </w:pPr>
          </w:p>
        </w:tc>
        <w:tc>
          <w:tcPr>
            <w:tcW w:w="535" w:type="dxa"/>
            <w:vAlign w:val="center"/>
          </w:tcPr>
          <w:p w:rsidR="008F19A0" w:rsidRDefault="008F19A0" w:rsidP="008F19A0">
            <w:pPr>
              <w:jc w:val="center"/>
              <w:rPr>
                <w:sz w:val="20"/>
                <w:szCs w:val="20"/>
              </w:rPr>
            </w:pPr>
          </w:p>
        </w:tc>
      </w:tr>
      <w:tr w:rsidR="008F19A0" w:rsidTr="004E6CD2">
        <w:trPr>
          <w:trHeight w:val="593"/>
        </w:trPr>
        <w:tc>
          <w:tcPr>
            <w:tcW w:w="719" w:type="dxa"/>
          </w:tcPr>
          <w:p w:rsidR="008F19A0" w:rsidRDefault="008F19A0" w:rsidP="008F19A0">
            <w:pPr>
              <w:jc w:val="center"/>
              <w:rPr>
                <w:sz w:val="20"/>
                <w:szCs w:val="20"/>
              </w:rPr>
            </w:pPr>
            <w:r>
              <w:rPr>
                <w:sz w:val="20"/>
                <w:szCs w:val="20"/>
              </w:rPr>
              <w:t>2.5</w:t>
            </w:r>
          </w:p>
        </w:tc>
        <w:tc>
          <w:tcPr>
            <w:tcW w:w="4501" w:type="dxa"/>
          </w:tcPr>
          <w:p w:rsidR="008F19A0" w:rsidRPr="0052077B" w:rsidRDefault="008F19A0" w:rsidP="008F19A0">
            <w:pPr>
              <w:rPr>
                <w:sz w:val="20"/>
                <w:szCs w:val="20"/>
              </w:rPr>
            </w:pPr>
            <w:r w:rsidRPr="0052077B">
              <w:rPr>
                <w:sz w:val="20"/>
                <w:szCs w:val="20"/>
              </w:rPr>
              <w:t>Do all Shipping &amp; Receiving Auditors have the required SRI training?</w:t>
            </w:r>
          </w:p>
        </w:tc>
        <w:tc>
          <w:tcPr>
            <w:tcW w:w="2160" w:type="dxa"/>
          </w:tcPr>
          <w:p w:rsidR="008F19A0" w:rsidRPr="0052077B" w:rsidRDefault="008F19A0" w:rsidP="008F19A0">
            <w:pPr>
              <w:rPr>
                <w:sz w:val="20"/>
                <w:szCs w:val="20"/>
              </w:rPr>
            </w:pPr>
            <w:r w:rsidRPr="0052077B">
              <w:rPr>
                <w:sz w:val="20"/>
                <w:szCs w:val="20"/>
              </w:rPr>
              <w:t>RSGOM PP-28</w:t>
            </w:r>
          </w:p>
        </w:tc>
        <w:tc>
          <w:tcPr>
            <w:tcW w:w="534" w:type="dxa"/>
            <w:vAlign w:val="center"/>
          </w:tcPr>
          <w:p w:rsidR="008F19A0" w:rsidRPr="00B30930" w:rsidRDefault="006C32EC" w:rsidP="008F19A0">
            <w:pPr>
              <w:jc w:val="center"/>
              <w:rPr>
                <w:sz w:val="20"/>
                <w:szCs w:val="20"/>
              </w:rPr>
            </w:pPr>
            <w:r>
              <w:rPr>
                <w:sz w:val="20"/>
                <w:szCs w:val="20"/>
              </w:rPr>
              <w:t>X</w:t>
            </w:r>
          </w:p>
        </w:tc>
        <w:tc>
          <w:tcPr>
            <w:tcW w:w="534" w:type="dxa"/>
            <w:vAlign w:val="center"/>
          </w:tcPr>
          <w:p w:rsidR="008F19A0" w:rsidRPr="00B30930" w:rsidRDefault="008F19A0" w:rsidP="008F19A0">
            <w:pPr>
              <w:jc w:val="center"/>
              <w:rPr>
                <w:sz w:val="20"/>
                <w:szCs w:val="20"/>
              </w:rPr>
            </w:pPr>
          </w:p>
        </w:tc>
        <w:tc>
          <w:tcPr>
            <w:tcW w:w="534" w:type="dxa"/>
            <w:vAlign w:val="center"/>
          </w:tcPr>
          <w:p w:rsidR="008F19A0" w:rsidRPr="00B30930" w:rsidRDefault="008F19A0" w:rsidP="008F19A0">
            <w:pPr>
              <w:jc w:val="center"/>
              <w:rPr>
                <w:sz w:val="20"/>
                <w:szCs w:val="20"/>
              </w:rPr>
            </w:pPr>
          </w:p>
        </w:tc>
        <w:tc>
          <w:tcPr>
            <w:tcW w:w="535" w:type="dxa"/>
            <w:vAlign w:val="center"/>
          </w:tcPr>
          <w:p w:rsidR="008F19A0" w:rsidRPr="00B30930" w:rsidRDefault="008F19A0" w:rsidP="008F19A0">
            <w:pPr>
              <w:jc w:val="center"/>
              <w:rPr>
                <w:sz w:val="20"/>
                <w:szCs w:val="20"/>
              </w:rPr>
            </w:pPr>
          </w:p>
        </w:tc>
      </w:tr>
      <w:tr w:rsidR="008F19A0" w:rsidTr="004E6CD2">
        <w:trPr>
          <w:trHeight w:val="593"/>
        </w:trPr>
        <w:tc>
          <w:tcPr>
            <w:tcW w:w="719" w:type="dxa"/>
          </w:tcPr>
          <w:p w:rsidR="008F19A0" w:rsidRDefault="008F19A0" w:rsidP="008F19A0">
            <w:pPr>
              <w:jc w:val="center"/>
              <w:rPr>
                <w:sz w:val="20"/>
                <w:szCs w:val="20"/>
              </w:rPr>
            </w:pPr>
            <w:r>
              <w:rPr>
                <w:sz w:val="20"/>
                <w:szCs w:val="20"/>
              </w:rPr>
              <w:t>2.6</w:t>
            </w:r>
          </w:p>
        </w:tc>
        <w:tc>
          <w:tcPr>
            <w:tcW w:w="4501" w:type="dxa"/>
          </w:tcPr>
          <w:p w:rsidR="008F19A0" w:rsidRPr="0052077B" w:rsidRDefault="008F19A0" w:rsidP="008F19A0">
            <w:pPr>
              <w:rPr>
                <w:sz w:val="20"/>
                <w:szCs w:val="20"/>
              </w:rPr>
            </w:pPr>
            <w:r w:rsidRPr="0052077B">
              <w:rPr>
                <w:sz w:val="20"/>
                <w:szCs w:val="20"/>
              </w:rPr>
              <w:t>Do procedures exist for detecting and reporting suspected unapproved parts (SUP)?  Are employees familiar with these procedures?</w:t>
            </w:r>
          </w:p>
        </w:tc>
        <w:tc>
          <w:tcPr>
            <w:tcW w:w="2160" w:type="dxa"/>
          </w:tcPr>
          <w:p w:rsidR="008F19A0" w:rsidRPr="0052077B" w:rsidRDefault="008F19A0" w:rsidP="008F19A0">
            <w:pPr>
              <w:rPr>
                <w:sz w:val="20"/>
                <w:szCs w:val="20"/>
              </w:rPr>
            </w:pPr>
            <w:r w:rsidRPr="0052077B">
              <w:rPr>
                <w:sz w:val="20"/>
                <w:szCs w:val="20"/>
              </w:rPr>
              <w:t>RSGOM QC-09</w:t>
            </w:r>
          </w:p>
        </w:tc>
        <w:tc>
          <w:tcPr>
            <w:tcW w:w="534" w:type="dxa"/>
            <w:vAlign w:val="center"/>
          </w:tcPr>
          <w:p w:rsidR="008F19A0" w:rsidRDefault="006C32EC" w:rsidP="008F19A0">
            <w:pPr>
              <w:jc w:val="center"/>
              <w:rPr>
                <w:sz w:val="20"/>
                <w:szCs w:val="20"/>
              </w:rPr>
            </w:pPr>
            <w:r>
              <w:rPr>
                <w:sz w:val="20"/>
                <w:szCs w:val="20"/>
              </w:rPr>
              <w:t>X</w:t>
            </w:r>
          </w:p>
        </w:tc>
        <w:tc>
          <w:tcPr>
            <w:tcW w:w="534" w:type="dxa"/>
            <w:vAlign w:val="center"/>
          </w:tcPr>
          <w:p w:rsidR="008F19A0" w:rsidRDefault="008F19A0" w:rsidP="008F19A0">
            <w:pPr>
              <w:jc w:val="center"/>
              <w:rPr>
                <w:sz w:val="20"/>
                <w:szCs w:val="20"/>
              </w:rPr>
            </w:pPr>
          </w:p>
        </w:tc>
        <w:tc>
          <w:tcPr>
            <w:tcW w:w="534" w:type="dxa"/>
            <w:vAlign w:val="center"/>
          </w:tcPr>
          <w:p w:rsidR="008F19A0" w:rsidRDefault="008F19A0" w:rsidP="008F19A0">
            <w:pPr>
              <w:jc w:val="center"/>
              <w:rPr>
                <w:sz w:val="20"/>
                <w:szCs w:val="20"/>
              </w:rPr>
            </w:pPr>
          </w:p>
        </w:tc>
        <w:tc>
          <w:tcPr>
            <w:tcW w:w="535" w:type="dxa"/>
            <w:vAlign w:val="center"/>
          </w:tcPr>
          <w:p w:rsidR="008F19A0" w:rsidRDefault="008F19A0" w:rsidP="008F19A0">
            <w:pPr>
              <w:jc w:val="center"/>
              <w:rPr>
                <w:sz w:val="20"/>
                <w:szCs w:val="20"/>
              </w:rPr>
            </w:pPr>
          </w:p>
        </w:tc>
      </w:tr>
      <w:tr w:rsidR="008F19A0" w:rsidTr="004E6CD2">
        <w:trPr>
          <w:trHeight w:val="593"/>
        </w:trPr>
        <w:tc>
          <w:tcPr>
            <w:tcW w:w="719" w:type="dxa"/>
          </w:tcPr>
          <w:p w:rsidR="008F19A0" w:rsidRDefault="008F19A0" w:rsidP="008F19A0">
            <w:pPr>
              <w:jc w:val="center"/>
              <w:rPr>
                <w:sz w:val="20"/>
                <w:szCs w:val="20"/>
              </w:rPr>
            </w:pPr>
            <w:r>
              <w:rPr>
                <w:sz w:val="20"/>
                <w:szCs w:val="20"/>
              </w:rPr>
              <w:t>2.7</w:t>
            </w:r>
          </w:p>
        </w:tc>
        <w:tc>
          <w:tcPr>
            <w:tcW w:w="4501" w:type="dxa"/>
          </w:tcPr>
          <w:p w:rsidR="008F19A0" w:rsidRPr="0052077B" w:rsidRDefault="008F19A0" w:rsidP="008F19A0">
            <w:pPr>
              <w:rPr>
                <w:sz w:val="20"/>
                <w:szCs w:val="20"/>
              </w:rPr>
            </w:pPr>
            <w:r w:rsidRPr="0052077B">
              <w:rPr>
                <w:sz w:val="20"/>
                <w:szCs w:val="20"/>
              </w:rPr>
              <w:t xml:space="preserve">Are new and removed parts properly stored and packaged to limit exposure?  Are hose ends &amp; other cavities covered to prevent contamination? </w:t>
            </w:r>
          </w:p>
        </w:tc>
        <w:tc>
          <w:tcPr>
            <w:tcW w:w="2160" w:type="dxa"/>
          </w:tcPr>
          <w:p w:rsidR="008F19A0" w:rsidRPr="0052077B" w:rsidRDefault="008F19A0" w:rsidP="008F19A0">
            <w:pPr>
              <w:rPr>
                <w:sz w:val="20"/>
                <w:szCs w:val="20"/>
              </w:rPr>
            </w:pPr>
            <w:r w:rsidRPr="0052077B">
              <w:rPr>
                <w:sz w:val="20"/>
                <w:szCs w:val="20"/>
              </w:rPr>
              <w:t>RSGOM PP-15</w:t>
            </w:r>
          </w:p>
        </w:tc>
        <w:tc>
          <w:tcPr>
            <w:tcW w:w="534" w:type="dxa"/>
            <w:vAlign w:val="center"/>
          </w:tcPr>
          <w:p w:rsidR="008F19A0" w:rsidRDefault="006C32EC" w:rsidP="008F19A0">
            <w:pPr>
              <w:jc w:val="center"/>
              <w:rPr>
                <w:sz w:val="20"/>
                <w:szCs w:val="20"/>
              </w:rPr>
            </w:pPr>
            <w:r>
              <w:rPr>
                <w:sz w:val="20"/>
                <w:szCs w:val="20"/>
              </w:rPr>
              <w:t>X</w:t>
            </w:r>
          </w:p>
        </w:tc>
        <w:tc>
          <w:tcPr>
            <w:tcW w:w="534" w:type="dxa"/>
            <w:vAlign w:val="center"/>
          </w:tcPr>
          <w:p w:rsidR="008F19A0" w:rsidRDefault="008F19A0" w:rsidP="008F19A0">
            <w:pPr>
              <w:jc w:val="center"/>
              <w:rPr>
                <w:sz w:val="20"/>
                <w:szCs w:val="20"/>
              </w:rPr>
            </w:pPr>
          </w:p>
        </w:tc>
        <w:tc>
          <w:tcPr>
            <w:tcW w:w="534" w:type="dxa"/>
            <w:vAlign w:val="center"/>
          </w:tcPr>
          <w:p w:rsidR="008F19A0" w:rsidRDefault="008F19A0" w:rsidP="008F19A0">
            <w:pPr>
              <w:jc w:val="center"/>
              <w:rPr>
                <w:sz w:val="20"/>
                <w:szCs w:val="20"/>
              </w:rPr>
            </w:pPr>
          </w:p>
        </w:tc>
        <w:tc>
          <w:tcPr>
            <w:tcW w:w="535" w:type="dxa"/>
            <w:vAlign w:val="center"/>
          </w:tcPr>
          <w:p w:rsidR="008F19A0" w:rsidRDefault="008F19A0" w:rsidP="008F19A0">
            <w:pPr>
              <w:jc w:val="center"/>
              <w:rPr>
                <w:sz w:val="20"/>
                <w:szCs w:val="20"/>
              </w:rPr>
            </w:pPr>
          </w:p>
        </w:tc>
      </w:tr>
      <w:tr w:rsidR="008F19A0" w:rsidTr="004E6CD2">
        <w:trPr>
          <w:trHeight w:val="593"/>
        </w:trPr>
        <w:tc>
          <w:tcPr>
            <w:tcW w:w="719" w:type="dxa"/>
          </w:tcPr>
          <w:p w:rsidR="008F19A0" w:rsidRDefault="008F19A0" w:rsidP="008F19A0">
            <w:pPr>
              <w:jc w:val="center"/>
              <w:rPr>
                <w:sz w:val="20"/>
                <w:szCs w:val="20"/>
              </w:rPr>
            </w:pPr>
            <w:r>
              <w:rPr>
                <w:sz w:val="20"/>
                <w:szCs w:val="20"/>
              </w:rPr>
              <w:t>2.8</w:t>
            </w:r>
          </w:p>
        </w:tc>
        <w:tc>
          <w:tcPr>
            <w:tcW w:w="4501" w:type="dxa"/>
          </w:tcPr>
          <w:p w:rsidR="008F19A0" w:rsidRPr="0052077B" w:rsidRDefault="008F19A0" w:rsidP="008F19A0">
            <w:pPr>
              <w:rPr>
                <w:sz w:val="20"/>
                <w:szCs w:val="20"/>
              </w:rPr>
            </w:pPr>
            <w:r w:rsidRPr="0052077B">
              <w:rPr>
                <w:sz w:val="20"/>
                <w:szCs w:val="20"/>
              </w:rPr>
              <w:t>Are parts with a core value returned promptly and correctly?</w:t>
            </w:r>
          </w:p>
        </w:tc>
        <w:tc>
          <w:tcPr>
            <w:tcW w:w="2160" w:type="dxa"/>
          </w:tcPr>
          <w:p w:rsidR="008F19A0" w:rsidRPr="0052077B" w:rsidRDefault="008F19A0" w:rsidP="008F19A0">
            <w:pPr>
              <w:rPr>
                <w:sz w:val="20"/>
                <w:szCs w:val="20"/>
              </w:rPr>
            </w:pPr>
            <w:r w:rsidRPr="0052077B">
              <w:rPr>
                <w:sz w:val="20"/>
                <w:szCs w:val="20"/>
              </w:rPr>
              <w:t>SAT-1150</w:t>
            </w:r>
          </w:p>
        </w:tc>
        <w:tc>
          <w:tcPr>
            <w:tcW w:w="534" w:type="dxa"/>
            <w:vAlign w:val="center"/>
          </w:tcPr>
          <w:p w:rsidR="008F19A0" w:rsidRDefault="006C32EC" w:rsidP="008F19A0">
            <w:pPr>
              <w:jc w:val="center"/>
              <w:rPr>
                <w:sz w:val="20"/>
                <w:szCs w:val="20"/>
              </w:rPr>
            </w:pPr>
            <w:r>
              <w:rPr>
                <w:sz w:val="20"/>
                <w:szCs w:val="20"/>
              </w:rPr>
              <w:t>X</w:t>
            </w:r>
          </w:p>
        </w:tc>
        <w:tc>
          <w:tcPr>
            <w:tcW w:w="534" w:type="dxa"/>
            <w:vAlign w:val="center"/>
          </w:tcPr>
          <w:p w:rsidR="008F19A0" w:rsidRDefault="008F19A0" w:rsidP="008F19A0">
            <w:pPr>
              <w:jc w:val="center"/>
              <w:rPr>
                <w:sz w:val="20"/>
                <w:szCs w:val="20"/>
              </w:rPr>
            </w:pPr>
          </w:p>
        </w:tc>
        <w:tc>
          <w:tcPr>
            <w:tcW w:w="534" w:type="dxa"/>
            <w:vAlign w:val="center"/>
          </w:tcPr>
          <w:p w:rsidR="008F19A0" w:rsidRDefault="008F19A0" w:rsidP="008F19A0">
            <w:pPr>
              <w:jc w:val="center"/>
              <w:rPr>
                <w:sz w:val="20"/>
                <w:szCs w:val="20"/>
              </w:rPr>
            </w:pPr>
          </w:p>
        </w:tc>
        <w:tc>
          <w:tcPr>
            <w:tcW w:w="535" w:type="dxa"/>
            <w:vAlign w:val="center"/>
          </w:tcPr>
          <w:p w:rsidR="008F19A0" w:rsidRDefault="008F19A0" w:rsidP="008F19A0">
            <w:pPr>
              <w:jc w:val="center"/>
              <w:rPr>
                <w:sz w:val="20"/>
                <w:szCs w:val="20"/>
              </w:rPr>
            </w:pPr>
          </w:p>
        </w:tc>
      </w:tr>
      <w:tr w:rsidR="008F19A0" w:rsidTr="004E6CD2">
        <w:trPr>
          <w:trHeight w:val="593"/>
        </w:trPr>
        <w:tc>
          <w:tcPr>
            <w:tcW w:w="719" w:type="dxa"/>
          </w:tcPr>
          <w:p w:rsidR="008F19A0" w:rsidRDefault="008F19A0" w:rsidP="008F19A0">
            <w:pPr>
              <w:jc w:val="center"/>
              <w:rPr>
                <w:sz w:val="20"/>
                <w:szCs w:val="20"/>
              </w:rPr>
            </w:pPr>
            <w:r>
              <w:rPr>
                <w:sz w:val="20"/>
                <w:szCs w:val="20"/>
              </w:rPr>
              <w:t>2.9</w:t>
            </w:r>
          </w:p>
        </w:tc>
        <w:tc>
          <w:tcPr>
            <w:tcW w:w="4501" w:type="dxa"/>
          </w:tcPr>
          <w:p w:rsidR="008F19A0" w:rsidRPr="0052077B" w:rsidRDefault="008F19A0" w:rsidP="008F19A0">
            <w:pPr>
              <w:rPr>
                <w:sz w:val="20"/>
                <w:szCs w:val="20"/>
              </w:rPr>
            </w:pPr>
            <w:r w:rsidRPr="0052077B">
              <w:rPr>
                <w:sz w:val="20"/>
                <w:szCs w:val="20"/>
              </w:rPr>
              <w:t>Are condemned/non-conforming &amp; unserviceable parts segregated from serviceable parts?</w:t>
            </w:r>
          </w:p>
        </w:tc>
        <w:tc>
          <w:tcPr>
            <w:tcW w:w="2160" w:type="dxa"/>
          </w:tcPr>
          <w:p w:rsidR="008F19A0" w:rsidRPr="0052077B" w:rsidRDefault="008F19A0" w:rsidP="008F19A0">
            <w:pPr>
              <w:rPr>
                <w:sz w:val="20"/>
                <w:szCs w:val="20"/>
              </w:rPr>
            </w:pPr>
            <w:r w:rsidRPr="0052077B">
              <w:rPr>
                <w:sz w:val="20"/>
                <w:szCs w:val="20"/>
              </w:rPr>
              <w:t>RSGOM PP-14</w:t>
            </w:r>
          </w:p>
        </w:tc>
        <w:tc>
          <w:tcPr>
            <w:tcW w:w="534" w:type="dxa"/>
            <w:vAlign w:val="center"/>
          </w:tcPr>
          <w:p w:rsidR="008F19A0" w:rsidRDefault="006C32EC" w:rsidP="008F19A0">
            <w:pPr>
              <w:jc w:val="center"/>
              <w:rPr>
                <w:sz w:val="20"/>
                <w:szCs w:val="20"/>
              </w:rPr>
            </w:pPr>
            <w:r>
              <w:rPr>
                <w:sz w:val="20"/>
                <w:szCs w:val="20"/>
              </w:rPr>
              <w:t>X</w:t>
            </w:r>
          </w:p>
        </w:tc>
        <w:tc>
          <w:tcPr>
            <w:tcW w:w="534" w:type="dxa"/>
            <w:vAlign w:val="center"/>
          </w:tcPr>
          <w:p w:rsidR="008F19A0" w:rsidRDefault="008F19A0" w:rsidP="008F19A0">
            <w:pPr>
              <w:jc w:val="center"/>
              <w:rPr>
                <w:sz w:val="20"/>
                <w:szCs w:val="20"/>
              </w:rPr>
            </w:pPr>
          </w:p>
        </w:tc>
        <w:tc>
          <w:tcPr>
            <w:tcW w:w="534" w:type="dxa"/>
            <w:vAlign w:val="center"/>
          </w:tcPr>
          <w:p w:rsidR="008F19A0" w:rsidRDefault="008F19A0" w:rsidP="008F19A0">
            <w:pPr>
              <w:jc w:val="center"/>
              <w:rPr>
                <w:sz w:val="20"/>
                <w:szCs w:val="20"/>
              </w:rPr>
            </w:pPr>
          </w:p>
        </w:tc>
        <w:tc>
          <w:tcPr>
            <w:tcW w:w="535" w:type="dxa"/>
            <w:vAlign w:val="center"/>
          </w:tcPr>
          <w:p w:rsidR="008F19A0" w:rsidRDefault="008F19A0" w:rsidP="008F19A0">
            <w:pPr>
              <w:jc w:val="center"/>
              <w:rPr>
                <w:sz w:val="20"/>
                <w:szCs w:val="20"/>
              </w:rPr>
            </w:pPr>
          </w:p>
        </w:tc>
      </w:tr>
      <w:tr w:rsidR="008F19A0" w:rsidTr="004E6CD2">
        <w:trPr>
          <w:trHeight w:val="593"/>
        </w:trPr>
        <w:tc>
          <w:tcPr>
            <w:tcW w:w="719" w:type="dxa"/>
          </w:tcPr>
          <w:p w:rsidR="008F19A0" w:rsidRPr="0052077B" w:rsidRDefault="008F19A0" w:rsidP="008F19A0">
            <w:pPr>
              <w:jc w:val="center"/>
              <w:rPr>
                <w:sz w:val="20"/>
                <w:szCs w:val="20"/>
              </w:rPr>
            </w:pPr>
            <w:r w:rsidRPr="0052077B">
              <w:rPr>
                <w:sz w:val="20"/>
                <w:szCs w:val="20"/>
              </w:rPr>
              <w:t>2.10</w:t>
            </w:r>
          </w:p>
        </w:tc>
        <w:tc>
          <w:tcPr>
            <w:tcW w:w="4501" w:type="dxa"/>
          </w:tcPr>
          <w:p w:rsidR="008F19A0" w:rsidRPr="0052077B" w:rsidRDefault="008F19A0" w:rsidP="008F19A0">
            <w:pPr>
              <w:rPr>
                <w:sz w:val="20"/>
                <w:szCs w:val="20"/>
              </w:rPr>
            </w:pPr>
            <w:r w:rsidRPr="0052077B">
              <w:rPr>
                <w:sz w:val="20"/>
                <w:szCs w:val="20"/>
              </w:rPr>
              <w:t>Is there evidence that services are purchased from suppliers on the approved vendor list?</w:t>
            </w:r>
          </w:p>
        </w:tc>
        <w:tc>
          <w:tcPr>
            <w:tcW w:w="2160" w:type="dxa"/>
          </w:tcPr>
          <w:p w:rsidR="008F19A0" w:rsidRPr="0052077B" w:rsidRDefault="008F19A0" w:rsidP="008F19A0">
            <w:pPr>
              <w:rPr>
                <w:sz w:val="20"/>
                <w:szCs w:val="20"/>
              </w:rPr>
            </w:pPr>
            <w:r w:rsidRPr="0052077B">
              <w:rPr>
                <w:sz w:val="20"/>
                <w:szCs w:val="20"/>
              </w:rPr>
              <w:t>REC-0010</w:t>
            </w:r>
          </w:p>
        </w:tc>
        <w:tc>
          <w:tcPr>
            <w:tcW w:w="534" w:type="dxa"/>
            <w:vAlign w:val="center"/>
          </w:tcPr>
          <w:p w:rsidR="008F19A0" w:rsidRDefault="006C32EC" w:rsidP="008F19A0">
            <w:pPr>
              <w:jc w:val="center"/>
              <w:rPr>
                <w:sz w:val="20"/>
                <w:szCs w:val="20"/>
              </w:rPr>
            </w:pPr>
            <w:r>
              <w:rPr>
                <w:sz w:val="20"/>
                <w:szCs w:val="20"/>
              </w:rPr>
              <w:t>X</w:t>
            </w:r>
          </w:p>
        </w:tc>
        <w:tc>
          <w:tcPr>
            <w:tcW w:w="534" w:type="dxa"/>
            <w:vAlign w:val="center"/>
          </w:tcPr>
          <w:p w:rsidR="008F19A0" w:rsidRDefault="008F19A0" w:rsidP="008F19A0">
            <w:pPr>
              <w:jc w:val="center"/>
              <w:rPr>
                <w:sz w:val="20"/>
                <w:szCs w:val="20"/>
              </w:rPr>
            </w:pPr>
          </w:p>
        </w:tc>
        <w:tc>
          <w:tcPr>
            <w:tcW w:w="534" w:type="dxa"/>
            <w:vAlign w:val="center"/>
          </w:tcPr>
          <w:p w:rsidR="008F19A0" w:rsidRDefault="008F19A0" w:rsidP="008F19A0">
            <w:pPr>
              <w:jc w:val="center"/>
              <w:rPr>
                <w:sz w:val="20"/>
                <w:szCs w:val="20"/>
              </w:rPr>
            </w:pPr>
          </w:p>
        </w:tc>
        <w:tc>
          <w:tcPr>
            <w:tcW w:w="535" w:type="dxa"/>
            <w:vAlign w:val="center"/>
          </w:tcPr>
          <w:p w:rsidR="008F19A0" w:rsidRDefault="008F19A0" w:rsidP="008F19A0">
            <w:pPr>
              <w:jc w:val="center"/>
              <w:rPr>
                <w:sz w:val="20"/>
                <w:szCs w:val="20"/>
              </w:rPr>
            </w:pPr>
          </w:p>
        </w:tc>
      </w:tr>
      <w:tr w:rsidR="008F19A0" w:rsidTr="004E6CD2">
        <w:trPr>
          <w:trHeight w:val="593"/>
        </w:trPr>
        <w:tc>
          <w:tcPr>
            <w:tcW w:w="719" w:type="dxa"/>
          </w:tcPr>
          <w:p w:rsidR="008F19A0" w:rsidRPr="0052077B" w:rsidRDefault="008F19A0" w:rsidP="008F19A0">
            <w:pPr>
              <w:jc w:val="center"/>
              <w:rPr>
                <w:sz w:val="20"/>
                <w:szCs w:val="20"/>
              </w:rPr>
            </w:pPr>
            <w:r w:rsidRPr="0052077B">
              <w:rPr>
                <w:sz w:val="20"/>
                <w:szCs w:val="20"/>
              </w:rPr>
              <w:t>2.11</w:t>
            </w:r>
          </w:p>
        </w:tc>
        <w:tc>
          <w:tcPr>
            <w:tcW w:w="4501" w:type="dxa"/>
          </w:tcPr>
          <w:p w:rsidR="008F19A0" w:rsidRPr="0052077B" w:rsidRDefault="008F19A0" w:rsidP="008F19A0">
            <w:pPr>
              <w:rPr>
                <w:sz w:val="20"/>
                <w:szCs w:val="20"/>
              </w:rPr>
            </w:pPr>
            <w:r w:rsidRPr="0052077B">
              <w:rPr>
                <w:sz w:val="20"/>
                <w:szCs w:val="20"/>
              </w:rPr>
              <w:t>If customer parts are installed, do they get a receiving inspection before installation?</w:t>
            </w:r>
          </w:p>
        </w:tc>
        <w:tc>
          <w:tcPr>
            <w:tcW w:w="2160" w:type="dxa"/>
          </w:tcPr>
          <w:p w:rsidR="008F19A0" w:rsidRPr="0052077B" w:rsidRDefault="008F19A0" w:rsidP="008F19A0">
            <w:pPr>
              <w:rPr>
                <w:sz w:val="20"/>
                <w:szCs w:val="20"/>
              </w:rPr>
            </w:pPr>
            <w:r w:rsidRPr="0052077B">
              <w:rPr>
                <w:sz w:val="20"/>
                <w:szCs w:val="20"/>
              </w:rPr>
              <w:t xml:space="preserve">FAA Order 8120.2A, </w:t>
            </w:r>
          </w:p>
          <w:p w:rsidR="008F19A0" w:rsidRPr="0052077B" w:rsidRDefault="008F19A0" w:rsidP="008F19A0">
            <w:pPr>
              <w:rPr>
                <w:sz w:val="20"/>
                <w:szCs w:val="20"/>
              </w:rPr>
            </w:pPr>
            <w:r w:rsidRPr="0052077B">
              <w:rPr>
                <w:sz w:val="20"/>
                <w:szCs w:val="20"/>
              </w:rPr>
              <w:t>AC 21.20A</w:t>
            </w:r>
          </w:p>
        </w:tc>
        <w:tc>
          <w:tcPr>
            <w:tcW w:w="534" w:type="dxa"/>
            <w:vAlign w:val="center"/>
          </w:tcPr>
          <w:p w:rsidR="008F19A0" w:rsidRDefault="006C32EC" w:rsidP="008F19A0">
            <w:pPr>
              <w:jc w:val="center"/>
              <w:rPr>
                <w:sz w:val="20"/>
                <w:szCs w:val="20"/>
              </w:rPr>
            </w:pPr>
            <w:r>
              <w:rPr>
                <w:sz w:val="20"/>
                <w:szCs w:val="20"/>
              </w:rPr>
              <w:t>X</w:t>
            </w:r>
          </w:p>
        </w:tc>
        <w:tc>
          <w:tcPr>
            <w:tcW w:w="534" w:type="dxa"/>
            <w:vAlign w:val="center"/>
          </w:tcPr>
          <w:p w:rsidR="008F19A0" w:rsidRDefault="008F19A0" w:rsidP="008F19A0">
            <w:pPr>
              <w:jc w:val="center"/>
              <w:rPr>
                <w:sz w:val="20"/>
                <w:szCs w:val="20"/>
              </w:rPr>
            </w:pPr>
          </w:p>
        </w:tc>
        <w:tc>
          <w:tcPr>
            <w:tcW w:w="534" w:type="dxa"/>
            <w:vAlign w:val="center"/>
          </w:tcPr>
          <w:p w:rsidR="008F19A0" w:rsidRDefault="008F19A0" w:rsidP="008F19A0">
            <w:pPr>
              <w:jc w:val="center"/>
              <w:rPr>
                <w:sz w:val="20"/>
                <w:szCs w:val="20"/>
              </w:rPr>
            </w:pPr>
          </w:p>
        </w:tc>
        <w:tc>
          <w:tcPr>
            <w:tcW w:w="535" w:type="dxa"/>
            <w:vAlign w:val="center"/>
          </w:tcPr>
          <w:p w:rsidR="008F19A0" w:rsidRDefault="008F19A0" w:rsidP="008F19A0">
            <w:pPr>
              <w:jc w:val="center"/>
              <w:rPr>
                <w:sz w:val="20"/>
                <w:szCs w:val="20"/>
              </w:rPr>
            </w:pPr>
          </w:p>
        </w:tc>
      </w:tr>
      <w:tr w:rsidR="008F19A0" w:rsidTr="004E6CD2">
        <w:trPr>
          <w:trHeight w:val="593"/>
        </w:trPr>
        <w:tc>
          <w:tcPr>
            <w:tcW w:w="719" w:type="dxa"/>
          </w:tcPr>
          <w:p w:rsidR="008F19A0" w:rsidRPr="0052077B" w:rsidRDefault="008F19A0" w:rsidP="008F19A0">
            <w:pPr>
              <w:jc w:val="center"/>
              <w:rPr>
                <w:sz w:val="20"/>
                <w:szCs w:val="20"/>
              </w:rPr>
            </w:pPr>
            <w:r w:rsidRPr="0052077B">
              <w:rPr>
                <w:sz w:val="20"/>
                <w:szCs w:val="20"/>
              </w:rPr>
              <w:t>2.12</w:t>
            </w:r>
          </w:p>
        </w:tc>
        <w:tc>
          <w:tcPr>
            <w:tcW w:w="4501" w:type="dxa"/>
          </w:tcPr>
          <w:p w:rsidR="008F19A0" w:rsidRPr="0052077B" w:rsidRDefault="008F19A0" w:rsidP="008F19A0">
            <w:pPr>
              <w:rPr>
                <w:sz w:val="20"/>
                <w:szCs w:val="20"/>
              </w:rPr>
            </w:pPr>
            <w:r w:rsidRPr="0052077B">
              <w:rPr>
                <w:sz w:val="20"/>
                <w:szCs w:val="20"/>
              </w:rPr>
              <w:t>Are any shelf-life limited items past their expiration date?</w:t>
            </w:r>
          </w:p>
        </w:tc>
        <w:tc>
          <w:tcPr>
            <w:tcW w:w="2160" w:type="dxa"/>
          </w:tcPr>
          <w:p w:rsidR="008F19A0" w:rsidRPr="0052077B" w:rsidRDefault="008F19A0" w:rsidP="008F19A0">
            <w:pPr>
              <w:rPr>
                <w:sz w:val="20"/>
                <w:szCs w:val="20"/>
              </w:rPr>
            </w:pPr>
            <w:r w:rsidRPr="0052077B">
              <w:rPr>
                <w:sz w:val="20"/>
                <w:szCs w:val="20"/>
              </w:rPr>
              <w:t>RSGOM PP-06</w:t>
            </w:r>
          </w:p>
        </w:tc>
        <w:tc>
          <w:tcPr>
            <w:tcW w:w="534" w:type="dxa"/>
            <w:vAlign w:val="center"/>
          </w:tcPr>
          <w:p w:rsidR="008F19A0" w:rsidRDefault="006C32EC" w:rsidP="008F19A0">
            <w:pPr>
              <w:jc w:val="center"/>
              <w:rPr>
                <w:sz w:val="20"/>
                <w:szCs w:val="20"/>
              </w:rPr>
            </w:pPr>
            <w:r>
              <w:rPr>
                <w:sz w:val="20"/>
                <w:szCs w:val="20"/>
              </w:rPr>
              <w:t>X</w:t>
            </w:r>
          </w:p>
        </w:tc>
        <w:tc>
          <w:tcPr>
            <w:tcW w:w="534" w:type="dxa"/>
            <w:vAlign w:val="center"/>
          </w:tcPr>
          <w:p w:rsidR="008F19A0" w:rsidRDefault="008F19A0" w:rsidP="008F19A0">
            <w:pPr>
              <w:jc w:val="center"/>
              <w:rPr>
                <w:sz w:val="20"/>
                <w:szCs w:val="20"/>
              </w:rPr>
            </w:pPr>
          </w:p>
        </w:tc>
        <w:tc>
          <w:tcPr>
            <w:tcW w:w="534" w:type="dxa"/>
            <w:vAlign w:val="center"/>
          </w:tcPr>
          <w:p w:rsidR="008F19A0" w:rsidRDefault="008F19A0" w:rsidP="008F19A0">
            <w:pPr>
              <w:jc w:val="center"/>
              <w:rPr>
                <w:sz w:val="20"/>
                <w:szCs w:val="20"/>
              </w:rPr>
            </w:pPr>
          </w:p>
        </w:tc>
        <w:tc>
          <w:tcPr>
            <w:tcW w:w="535" w:type="dxa"/>
            <w:vAlign w:val="center"/>
          </w:tcPr>
          <w:p w:rsidR="008F19A0" w:rsidRDefault="008F19A0" w:rsidP="008F19A0">
            <w:pPr>
              <w:jc w:val="center"/>
              <w:rPr>
                <w:sz w:val="20"/>
                <w:szCs w:val="20"/>
              </w:rPr>
            </w:pPr>
          </w:p>
        </w:tc>
      </w:tr>
      <w:tr w:rsidR="008F19A0" w:rsidTr="004E6CD2">
        <w:trPr>
          <w:trHeight w:val="593"/>
        </w:trPr>
        <w:tc>
          <w:tcPr>
            <w:tcW w:w="719" w:type="dxa"/>
          </w:tcPr>
          <w:p w:rsidR="008F19A0" w:rsidRPr="0052077B" w:rsidRDefault="008F19A0" w:rsidP="008F19A0">
            <w:pPr>
              <w:jc w:val="center"/>
              <w:rPr>
                <w:sz w:val="20"/>
                <w:szCs w:val="20"/>
              </w:rPr>
            </w:pPr>
            <w:r w:rsidRPr="0052077B">
              <w:rPr>
                <w:sz w:val="20"/>
                <w:szCs w:val="20"/>
              </w:rPr>
              <w:t>2.13</w:t>
            </w:r>
          </w:p>
        </w:tc>
        <w:tc>
          <w:tcPr>
            <w:tcW w:w="4501" w:type="dxa"/>
          </w:tcPr>
          <w:p w:rsidR="008F19A0" w:rsidRPr="0052077B" w:rsidRDefault="008F19A0" w:rsidP="008F19A0">
            <w:pPr>
              <w:rPr>
                <w:sz w:val="20"/>
                <w:szCs w:val="20"/>
              </w:rPr>
            </w:pPr>
            <w:r w:rsidRPr="0052077B">
              <w:rPr>
                <w:sz w:val="20"/>
                <w:szCs w:val="20"/>
              </w:rPr>
              <w:t>Are shelf-life limited items with special storage requirements (TMP) properly identified stored in accordance with those requirements?</w:t>
            </w:r>
          </w:p>
        </w:tc>
        <w:tc>
          <w:tcPr>
            <w:tcW w:w="2160" w:type="dxa"/>
          </w:tcPr>
          <w:p w:rsidR="008F19A0" w:rsidRPr="0052077B" w:rsidRDefault="008F19A0" w:rsidP="008F19A0">
            <w:pPr>
              <w:rPr>
                <w:sz w:val="20"/>
                <w:szCs w:val="20"/>
              </w:rPr>
            </w:pPr>
            <w:r w:rsidRPr="0052077B">
              <w:rPr>
                <w:sz w:val="20"/>
                <w:szCs w:val="20"/>
              </w:rPr>
              <w:t>DGP-0012</w:t>
            </w:r>
          </w:p>
        </w:tc>
        <w:tc>
          <w:tcPr>
            <w:tcW w:w="534" w:type="dxa"/>
            <w:vAlign w:val="center"/>
          </w:tcPr>
          <w:p w:rsidR="008F19A0" w:rsidRDefault="006C32EC" w:rsidP="008F19A0">
            <w:pPr>
              <w:jc w:val="center"/>
              <w:rPr>
                <w:sz w:val="20"/>
                <w:szCs w:val="20"/>
              </w:rPr>
            </w:pPr>
            <w:r>
              <w:rPr>
                <w:sz w:val="20"/>
                <w:szCs w:val="20"/>
              </w:rPr>
              <w:t>X</w:t>
            </w:r>
          </w:p>
        </w:tc>
        <w:tc>
          <w:tcPr>
            <w:tcW w:w="534" w:type="dxa"/>
            <w:vAlign w:val="center"/>
          </w:tcPr>
          <w:p w:rsidR="008F19A0" w:rsidRDefault="008F19A0" w:rsidP="008F19A0">
            <w:pPr>
              <w:jc w:val="center"/>
              <w:rPr>
                <w:sz w:val="20"/>
                <w:szCs w:val="20"/>
              </w:rPr>
            </w:pPr>
          </w:p>
        </w:tc>
        <w:tc>
          <w:tcPr>
            <w:tcW w:w="534" w:type="dxa"/>
            <w:vAlign w:val="center"/>
          </w:tcPr>
          <w:p w:rsidR="008F19A0" w:rsidRDefault="008F19A0" w:rsidP="008F19A0">
            <w:pPr>
              <w:jc w:val="center"/>
              <w:rPr>
                <w:sz w:val="20"/>
                <w:szCs w:val="20"/>
              </w:rPr>
            </w:pPr>
          </w:p>
        </w:tc>
        <w:tc>
          <w:tcPr>
            <w:tcW w:w="535" w:type="dxa"/>
            <w:vAlign w:val="center"/>
          </w:tcPr>
          <w:p w:rsidR="008F19A0" w:rsidRDefault="008F19A0" w:rsidP="008F19A0">
            <w:pPr>
              <w:jc w:val="center"/>
              <w:rPr>
                <w:sz w:val="20"/>
                <w:szCs w:val="20"/>
              </w:rPr>
            </w:pPr>
          </w:p>
        </w:tc>
      </w:tr>
    </w:tbl>
    <w:p w:rsidR="0023760E" w:rsidRDefault="0023760E">
      <w:r>
        <w:br w:type="page"/>
      </w:r>
    </w:p>
    <w:tbl>
      <w:tblPr>
        <w:tblW w:w="951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9"/>
        <w:gridCol w:w="4501"/>
        <w:gridCol w:w="1237"/>
        <w:gridCol w:w="923"/>
        <w:gridCol w:w="534"/>
        <w:gridCol w:w="534"/>
        <w:gridCol w:w="534"/>
        <w:gridCol w:w="535"/>
      </w:tblGrid>
      <w:tr w:rsidR="008F19A0" w:rsidTr="004E6CD2">
        <w:trPr>
          <w:trHeight w:val="440"/>
        </w:trPr>
        <w:tc>
          <w:tcPr>
            <w:tcW w:w="719" w:type="dxa"/>
            <w:shd w:val="clear" w:color="auto" w:fill="D9D9D9"/>
            <w:vAlign w:val="center"/>
          </w:tcPr>
          <w:p w:rsidR="008F19A0" w:rsidRDefault="008F19A0" w:rsidP="008F19A0">
            <w:pPr>
              <w:jc w:val="center"/>
              <w:rPr>
                <w:sz w:val="20"/>
                <w:szCs w:val="20"/>
              </w:rPr>
            </w:pPr>
            <w:r>
              <w:rPr>
                <w:sz w:val="20"/>
                <w:szCs w:val="20"/>
              </w:rPr>
              <w:lastRenderedPageBreak/>
              <w:t>ITEM</w:t>
            </w:r>
          </w:p>
        </w:tc>
        <w:tc>
          <w:tcPr>
            <w:tcW w:w="4501" w:type="dxa"/>
            <w:shd w:val="clear" w:color="auto" w:fill="D9D9D9"/>
            <w:vAlign w:val="center"/>
          </w:tcPr>
          <w:p w:rsidR="008F19A0" w:rsidRDefault="008F19A0" w:rsidP="008F19A0">
            <w:pPr>
              <w:jc w:val="center"/>
              <w:rPr>
                <w:sz w:val="20"/>
                <w:szCs w:val="20"/>
              </w:rPr>
            </w:pPr>
            <w:r>
              <w:rPr>
                <w:sz w:val="20"/>
                <w:szCs w:val="20"/>
              </w:rPr>
              <w:t>REQUIREMENT</w:t>
            </w:r>
          </w:p>
        </w:tc>
        <w:tc>
          <w:tcPr>
            <w:tcW w:w="2160" w:type="dxa"/>
            <w:gridSpan w:val="2"/>
            <w:shd w:val="clear" w:color="auto" w:fill="D9D9D9"/>
            <w:vAlign w:val="center"/>
          </w:tcPr>
          <w:p w:rsidR="008F19A0" w:rsidRDefault="008F19A0" w:rsidP="008F19A0">
            <w:pPr>
              <w:jc w:val="center"/>
              <w:rPr>
                <w:sz w:val="20"/>
                <w:szCs w:val="20"/>
              </w:rPr>
            </w:pPr>
            <w:r>
              <w:rPr>
                <w:sz w:val="20"/>
                <w:szCs w:val="20"/>
              </w:rPr>
              <w:t>REFERENCE</w:t>
            </w:r>
          </w:p>
        </w:tc>
        <w:tc>
          <w:tcPr>
            <w:tcW w:w="534" w:type="dxa"/>
            <w:shd w:val="clear" w:color="auto" w:fill="D9D9D9"/>
            <w:vAlign w:val="center"/>
          </w:tcPr>
          <w:p w:rsidR="008F19A0" w:rsidRPr="009B2639" w:rsidRDefault="008F19A0" w:rsidP="008F19A0">
            <w:pPr>
              <w:jc w:val="center"/>
            </w:pPr>
            <w:r w:rsidRPr="009B2639">
              <w:t>S</w:t>
            </w:r>
          </w:p>
        </w:tc>
        <w:tc>
          <w:tcPr>
            <w:tcW w:w="534" w:type="dxa"/>
            <w:shd w:val="clear" w:color="auto" w:fill="D9D9D9"/>
            <w:vAlign w:val="center"/>
          </w:tcPr>
          <w:p w:rsidR="008F19A0" w:rsidRPr="009B2639" w:rsidRDefault="008F19A0" w:rsidP="008F19A0">
            <w:pPr>
              <w:jc w:val="center"/>
            </w:pPr>
            <w:r>
              <w:t>U</w:t>
            </w:r>
          </w:p>
        </w:tc>
        <w:tc>
          <w:tcPr>
            <w:tcW w:w="534" w:type="dxa"/>
            <w:shd w:val="clear" w:color="auto" w:fill="D9D9D9"/>
            <w:vAlign w:val="center"/>
          </w:tcPr>
          <w:p w:rsidR="008F19A0" w:rsidRPr="008F19A0" w:rsidRDefault="008F19A0" w:rsidP="008F19A0">
            <w:pPr>
              <w:ind w:left="-59" w:right="-45"/>
              <w:jc w:val="center"/>
              <w:rPr>
                <w:szCs w:val="20"/>
              </w:rPr>
            </w:pPr>
            <w:r w:rsidRPr="008F19A0">
              <w:rPr>
                <w:szCs w:val="20"/>
              </w:rPr>
              <w:t>N/A</w:t>
            </w:r>
          </w:p>
        </w:tc>
        <w:tc>
          <w:tcPr>
            <w:tcW w:w="535" w:type="dxa"/>
            <w:shd w:val="clear" w:color="auto" w:fill="D9D9D9"/>
            <w:vAlign w:val="center"/>
          </w:tcPr>
          <w:p w:rsidR="008F19A0" w:rsidRPr="009B2639" w:rsidRDefault="008F19A0" w:rsidP="008F19A0">
            <w:pPr>
              <w:jc w:val="center"/>
            </w:pPr>
            <w:r w:rsidRPr="009B2639">
              <w:t>C</w:t>
            </w:r>
          </w:p>
        </w:tc>
      </w:tr>
      <w:tr w:rsidR="008F19A0" w:rsidTr="004E6CD2">
        <w:trPr>
          <w:trHeight w:val="467"/>
        </w:trPr>
        <w:tc>
          <w:tcPr>
            <w:tcW w:w="719" w:type="dxa"/>
          </w:tcPr>
          <w:p w:rsidR="008F19A0" w:rsidRPr="00437E1E" w:rsidRDefault="008F19A0" w:rsidP="008F19A0">
            <w:pPr>
              <w:jc w:val="center"/>
              <w:rPr>
                <w:b/>
                <w:sz w:val="20"/>
                <w:szCs w:val="20"/>
              </w:rPr>
            </w:pPr>
            <w:r>
              <w:br w:type="page"/>
            </w:r>
            <w:r>
              <w:rPr>
                <w:b/>
                <w:sz w:val="20"/>
                <w:szCs w:val="20"/>
              </w:rPr>
              <w:t>3</w:t>
            </w:r>
          </w:p>
        </w:tc>
        <w:tc>
          <w:tcPr>
            <w:tcW w:w="4501" w:type="dxa"/>
          </w:tcPr>
          <w:p w:rsidR="008F19A0" w:rsidRPr="00437E1E" w:rsidRDefault="008F19A0" w:rsidP="008F19A0">
            <w:pPr>
              <w:rPr>
                <w:b/>
                <w:sz w:val="20"/>
                <w:szCs w:val="20"/>
              </w:rPr>
            </w:pPr>
            <w:r w:rsidRPr="00437E1E">
              <w:rPr>
                <w:b/>
                <w:sz w:val="20"/>
                <w:szCs w:val="20"/>
              </w:rPr>
              <w:t>Process</w:t>
            </w:r>
            <w:r>
              <w:rPr>
                <w:b/>
                <w:sz w:val="20"/>
                <w:szCs w:val="20"/>
              </w:rPr>
              <w:t xml:space="preserve"> -</w:t>
            </w:r>
            <w:r w:rsidRPr="00437E1E">
              <w:rPr>
                <w:b/>
                <w:sz w:val="20"/>
                <w:szCs w:val="20"/>
              </w:rPr>
              <w:t xml:space="preserve"> Data</w:t>
            </w:r>
            <w:r>
              <w:rPr>
                <w:b/>
                <w:sz w:val="20"/>
                <w:szCs w:val="20"/>
              </w:rPr>
              <w:t>, Forms, Records, Training</w:t>
            </w:r>
          </w:p>
        </w:tc>
        <w:tc>
          <w:tcPr>
            <w:tcW w:w="2160" w:type="dxa"/>
            <w:gridSpan w:val="2"/>
          </w:tcPr>
          <w:p w:rsidR="008F19A0" w:rsidRPr="00B30930" w:rsidRDefault="008F19A0" w:rsidP="008F19A0">
            <w:pPr>
              <w:rPr>
                <w:sz w:val="20"/>
                <w:szCs w:val="20"/>
              </w:rPr>
            </w:pPr>
          </w:p>
        </w:tc>
        <w:tc>
          <w:tcPr>
            <w:tcW w:w="534" w:type="dxa"/>
            <w:tcBorders>
              <w:tl2br w:val="single" w:sz="4" w:space="0" w:color="auto"/>
              <w:tr2bl w:val="single" w:sz="4" w:space="0" w:color="auto"/>
            </w:tcBorders>
          </w:tcPr>
          <w:p w:rsidR="008F19A0" w:rsidRPr="00B30930" w:rsidRDefault="008F19A0" w:rsidP="008F19A0">
            <w:pPr>
              <w:rPr>
                <w:sz w:val="20"/>
                <w:szCs w:val="20"/>
              </w:rPr>
            </w:pPr>
          </w:p>
        </w:tc>
        <w:tc>
          <w:tcPr>
            <w:tcW w:w="534" w:type="dxa"/>
            <w:tcBorders>
              <w:tl2br w:val="single" w:sz="4" w:space="0" w:color="auto"/>
              <w:tr2bl w:val="single" w:sz="4" w:space="0" w:color="auto"/>
            </w:tcBorders>
          </w:tcPr>
          <w:p w:rsidR="008F19A0" w:rsidRPr="00B30930" w:rsidRDefault="008F19A0" w:rsidP="008F19A0">
            <w:pPr>
              <w:rPr>
                <w:sz w:val="20"/>
                <w:szCs w:val="20"/>
              </w:rPr>
            </w:pPr>
          </w:p>
        </w:tc>
        <w:tc>
          <w:tcPr>
            <w:tcW w:w="534" w:type="dxa"/>
            <w:tcBorders>
              <w:tl2br w:val="single" w:sz="4" w:space="0" w:color="auto"/>
              <w:tr2bl w:val="single" w:sz="4" w:space="0" w:color="auto"/>
            </w:tcBorders>
          </w:tcPr>
          <w:p w:rsidR="008F19A0" w:rsidRPr="00B30930" w:rsidRDefault="008F19A0" w:rsidP="008F19A0">
            <w:pPr>
              <w:rPr>
                <w:sz w:val="20"/>
                <w:szCs w:val="20"/>
              </w:rPr>
            </w:pPr>
          </w:p>
        </w:tc>
        <w:tc>
          <w:tcPr>
            <w:tcW w:w="535" w:type="dxa"/>
            <w:tcBorders>
              <w:tl2br w:val="single" w:sz="4" w:space="0" w:color="auto"/>
              <w:tr2bl w:val="single" w:sz="4" w:space="0" w:color="auto"/>
            </w:tcBorders>
          </w:tcPr>
          <w:p w:rsidR="008F19A0" w:rsidRPr="00B30930" w:rsidRDefault="008F19A0" w:rsidP="008F19A0">
            <w:pPr>
              <w:rPr>
                <w:sz w:val="20"/>
                <w:szCs w:val="20"/>
              </w:rPr>
            </w:pPr>
          </w:p>
        </w:tc>
      </w:tr>
      <w:tr w:rsidR="008F19A0" w:rsidTr="004E6CD2">
        <w:trPr>
          <w:trHeight w:val="593"/>
        </w:trPr>
        <w:tc>
          <w:tcPr>
            <w:tcW w:w="719" w:type="dxa"/>
            <w:shd w:val="clear" w:color="auto" w:fill="auto"/>
          </w:tcPr>
          <w:p w:rsidR="008F19A0" w:rsidRDefault="008F19A0" w:rsidP="008F19A0">
            <w:pPr>
              <w:jc w:val="center"/>
              <w:rPr>
                <w:sz w:val="20"/>
                <w:szCs w:val="20"/>
              </w:rPr>
            </w:pPr>
            <w:r>
              <w:rPr>
                <w:sz w:val="20"/>
                <w:szCs w:val="20"/>
              </w:rPr>
              <w:t>3.1</w:t>
            </w:r>
          </w:p>
        </w:tc>
        <w:tc>
          <w:tcPr>
            <w:tcW w:w="4501" w:type="dxa"/>
          </w:tcPr>
          <w:p w:rsidR="008F19A0" w:rsidRPr="00D70537" w:rsidRDefault="008F19A0" w:rsidP="008F19A0">
            <w:pPr>
              <w:rPr>
                <w:color w:val="000000"/>
                <w:sz w:val="20"/>
                <w:szCs w:val="20"/>
              </w:rPr>
            </w:pPr>
            <w:r>
              <w:rPr>
                <w:sz w:val="20"/>
                <w:szCs w:val="20"/>
              </w:rPr>
              <w:t>Audit</w:t>
            </w:r>
            <w:r w:rsidRPr="00D70537">
              <w:rPr>
                <w:sz w:val="20"/>
                <w:szCs w:val="20"/>
              </w:rPr>
              <w:t xml:space="preserve"> a representative sample of work </w:t>
            </w:r>
            <w:r>
              <w:rPr>
                <w:sz w:val="20"/>
                <w:szCs w:val="20"/>
              </w:rPr>
              <w:t>orders</w:t>
            </w:r>
            <w:r w:rsidRPr="00D70537">
              <w:rPr>
                <w:sz w:val="20"/>
                <w:szCs w:val="20"/>
              </w:rPr>
              <w:t xml:space="preserve"> </w:t>
            </w:r>
            <w:r>
              <w:rPr>
                <w:sz w:val="20"/>
                <w:szCs w:val="20"/>
              </w:rPr>
              <w:t>in accordance with procedures in section 2.2 of GIP-0020.  Results of these audits will be recorded in the AS400W.</w:t>
            </w:r>
          </w:p>
        </w:tc>
        <w:tc>
          <w:tcPr>
            <w:tcW w:w="2160" w:type="dxa"/>
            <w:gridSpan w:val="2"/>
          </w:tcPr>
          <w:p w:rsidR="008F19A0" w:rsidRDefault="008F19A0" w:rsidP="008F19A0">
            <w:pPr>
              <w:rPr>
                <w:sz w:val="20"/>
                <w:szCs w:val="20"/>
              </w:rPr>
            </w:pPr>
            <w:r>
              <w:rPr>
                <w:sz w:val="20"/>
                <w:szCs w:val="20"/>
              </w:rPr>
              <w:t>GIP-0020</w:t>
            </w:r>
          </w:p>
        </w:tc>
        <w:tc>
          <w:tcPr>
            <w:tcW w:w="534" w:type="dxa"/>
            <w:vAlign w:val="center"/>
          </w:tcPr>
          <w:p w:rsidR="008F19A0" w:rsidRPr="00B30930" w:rsidRDefault="006C32EC" w:rsidP="008F19A0">
            <w:pPr>
              <w:jc w:val="center"/>
              <w:rPr>
                <w:sz w:val="20"/>
                <w:szCs w:val="20"/>
              </w:rPr>
            </w:pPr>
            <w:r>
              <w:rPr>
                <w:sz w:val="20"/>
                <w:szCs w:val="20"/>
              </w:rPr>
              <w:t>X</w:t>
            </w:r>
          </w:p>
        </w:tc>
        <w:tc>
          <w:tcPr>
            <w:tcW w:w="534" w:type="dxa"/>
            <w:vAlign w:val="center"/>
          </w:tcPr>
          <w:p w:rsidR="008F19A0" w:rsidRPr="00B30930" w:rsidRDefault="008F19A0" w:rsidP="008F19A0">
            <w:pPr>
              <w:jc w:val="center"/>
              <w:rPr>
                <w:sz w:val="20"/>
                <w:szCs w:val="20"/>
              </w:rPr>
            </w:pPr>
          </w:p>
        </w:tc>
        <w:tc>
          <w:tcPr>
            <w:tcW w:w="534" w:type="dxa"/>
            <w:vAlign w:val="center"/>
          </w:tcPr>
          <w:p w:rsidR="008F19A0" w:rsidRPr="00B30930" w:rsidRDefault="008F19A0" w:rsidP="008F19A0">
            <w:pPr>
              <w:jc w:val="center"/>
              <w:rPr>
                <w:sz w:val="20"/>
                <w:szCs w:val="20"/>
              </w:rPr>
            </w:pPr>
          </w:p>
        </w:tc>
        <w:tc>
          <w:tcPr>
            <w:tcW w:w="535" w:type="dxa"/>
            <w:vAlign w:val="center"/>
          </w:tcPr>
          <w:p w:rsidR="008F19A0" w:rsidRPr="00B30930" w:rsidRDefault="008F19A0" w:rsidP="008F19A0">
            <w:pPr>
              <w:jc w:val="center"/>
              <w:rPr>
                <w:sz w:val="20"/>
                <w:szCs w:val="20"/>
              </w:rPr>
            </w:pPr>
          </w:p>
        </w:tc>
      </w:tr>
      <w:tr w:rsidR="008F19A0" w:rsidTr="004E6CD2">
        <w:trPr>
          <w:trHeight w:val="593"/>
        </w:trPr>
        <w:tc>
          <w:tcPr>
            <w:tcW w:w="719" w:type="dxa"/>
          </w:tcPr>
          <w:p w:rsidR="008F19A0" w:rsidRPr="00D70537" w:rsidRDefault="008F19A0" w:rsidP="008F19A0">
            <w:pPr>
              <w:jc w:val="center"/>
              <w:rPr>
                <w:sz w:val="20"/>
                <w:szCs w:val="20"/>
              </w:rPr>
            </w:pPr>
            <w:r>
              <w:rPr>
                <w:sz w:val="20"/>
                <w:szCs w:val="20"/>
              </w:rPr>
              <w:t>3.2</w:t>
            </w:r>
          </w:p>
        </w:tc>
        <w:tc>
          <w:tcPr>
            <w:tcW w:w="4501" w:type="dxa"/>
          </w:tcPr>
          <w:p w:rsidR="008F19A0" w:rsidRPr="00437E1E" w:rsidRDefault="008F19A0" w:rsidP="008F19A0">
            <w:pPr>
              <w:rPr>
                <w:sz w:val="20"/>
                <w:szCs w:val="20"/>
              </w:rPr>
            </w:pPr>
            <w:r>
              <w:rPr>
                <w:sz w:val="20"/>
                <w:szCs w:val="20"/>
              </w:rPr>
              <w:t>Are manuals in the department either audited per GIP-0102 and current, or marked “Inactive” or “For Reference Only”?</w:t>
            </w:r>
          </w:p>
        </w:tc>
        <w:tc>
          <w:tcPr>
            <w:tcW w:w="2160" w:type="dxa"/>
            <w:gridSpan w:val="2"/>
          </w:tcPr>
          <w:p w:rsidR="008F19A0" w:rsidRPr="00D474D9" w:rsidRDefault="008F19A0" w:rsidP="008F19A0">
            <w:pPr>
              <w:rPr>
                <w:sz w:val="20"/>
                <w:szCs w:val="20"/>
              </w:rPr>
            </w:pPr>
            <w:r>
              <w:rPr>
                <w:sz w:val="20"/>
                <w:szCs w:val="20"/>
              </w:rPr>
              <w:t xml:space="preserve">RSGOM </w:t>
            </w:r>
            <w:r w:rsidRPr="00D474D9">
              <w:rPr>
                <w:sz w:val="20"/>
                <w:szCs w:val="20"/>
              </w:rPr>
              <w:t>QC-06</w:t>
            </w:r>
          </w:p>
          <w:p w:rsidR="008F19A0" w:rsidRDefault="008F19A0" w:rsidP="008F19A0">
            <w:pPr>
              <w:rPr>
                <w:sz w:val="20"/>
                <w:szCs w:val="20"/>
              </w:rPr>
            </w:pPr>
            <w:r>
              <w:rPr>
                <w:sz w:val="20"/>
                <w:szCs w:val="20"/>
              </w:rPr>
              <w:t>GIP-0102</w:t>
            </w:r>
          </w:p>
        </w:tc>
        <w:tc>
          <w:tcPr>
            <w:tcW w:w="534" w:type="dxa"/>
            <w:vAlign w:val="center"/>
          </w:tcPr>
          <w:p w:rsidR="008F19A0" w:rsidRPr="00B30930" w:rsidRDefault="006C32EC" w:rsidP="008F19A0">
            <w:pPr>
              <w:jc w:val="center"/>
              <w:rPr>
                <w:sz w:val="20"/>
                <w:szCs w:val="20"/>
              </w:rPr>
            </w:pPr>
            <w:r>
              <w:rPr>
                <w:sz w:val="20"/>
                <w:szCs w:val="20"/>
              </w:rPr>
              <w:t>X</w:t>
            </w:r>
          </w:p>
        </w:tc>
        <w:tc>
          <w:tcPr>
            <w:tcW w:w="534" w:type="dxa"/>
            <w:vAlign w:val="center"/>
          </w:tcPr>
          <w:p w:rsidR="008F19A0" w:rsidRPr="00B30930" w:rsidRDefault="008F19A0" w:rsidP="008F19A0">
            <w:pPr>
              <w:jc w:val="center"/>
              <w:rPr>
                <w:sz w:val="20"/>
                <w:szCs w:val="20"/>
              </w:rPr>
            </w:pPr>
          </w:p>
        </w:tc>
        <w:tc>
          <w:tcPr>
            <w:tcW w:w="534" w:type="dxa"/>
            <w:vAlign w:val="center"/>
          </w:tcPr>
          <w:p w:rsidR="008F19A0" w:rsidRPr="00B30930" w:rsidRDefault="008F19A0" w:rsidP="008F19A0">
            <w:pPr>
              <w:jc w:val="center"/>
              <w:rPr>
                <w:sz w:val="20"/>
                <w:szCs w:val="20"/>
              </w:rPr>
            </w:pPr>
          </w:p>
        </w:tc>
        <w:tc>
          <w:tcPr>
            <w:tcW w:w="535" w:type="dxa"/>
            <w:vAlign w:val="center"/>
          </w:tcPr>
          <w:p w:rsidR="008F19A0" w:rsidRPr="00B30930" w:rsidRDefault="008F19A0" w:rsidP="008F19A0">
            <w:pPr>
              <w:jc w:val="center"/>
              <w:rPr>
                <w:sz w:val="20"/>
                <w:szCs w:val="20"/>
              </w:rPr>
            </w:pPr>
          </w:p>
        </w:tc>
      </w:tr>
      <w:tr w:rsidR="008F19A0" w:rsidRPr="0023760E" w:rsidTr="004E6CD2">
        <w:trPr>
          <w:trHeight w:val="593"/>
        </w:trPr>
        <w:tc>
          <w:tcPr>
            <w:tcW w:w="719" w:type="dxa"/>
          </w:tcPr>
          <w:p w:rsidR="008F19A0" w:rsidRPr="0023760E" w:rsidRDefault="008F19A0" w:rsidP="008F19A0">
            <w:pPr>
              <w:jc w:val="center"/>
              <w:rPr>
                <w:sz w:val="20"/>
                <w:szCs w:val="20"/>
              </w:rPr>
            </w:pPr>
            <w:r>
              <w:rPr>
                <w:sz w:val="20"/>
                <w:szCs w:val="20"/>
              </w:rPr>
              <w:t>3.3</w:t>
            </w:r>
          </w:p>
        </w:tc>
        <w:tc>
          <w:tcPr>
            <w:tcW w:w="4501" w:type="dxa"/>
          </w:tcPr>
          <w:p w:rsidR="008F19A0" w:rsidRPr="0052077B" w:rsidRDefault="008F19A0" w:rsidP="008F19A0">
            <w:pPr>
              <w:rPr>
                <w:sz w:val="20"/>
                <w:szCs w:val="20"/>
              </w:rPr>
            </w:pPr>
            <w:r w:rsidRPr="0052077B">
              <w:rPr>
                <w:sz w:val="20"/>
                <w:szCs w:val="20"/>
              </w:rPr>
              <w:t>Do the forms and tags in use have control numbers &amp; current revision status?  Are all forms used found in the D-3?</w:t>
            </w:r>
          </w:p>
        </w:tc>
        <w:tc>
          <w:tcPr>
            <w:tcW w:w="2160" w:type="dxa"/>
            <w:gridSpan w:val="2"/>
          </w:tcPr>
          <w:p w:rsidR="008F19A0" w:rsidRPr="0052077B" w:rsidRDefault="008F19A0" w:rsidP="008F19A0">
            <w:pPr>
              <w:rPr>
                <w:sz w:val="20"/>
                <w:szCs w:val="20"/>
              </w:rPr>
            </w:pPr>
            <w:r w:rsidRPr="0052077B">
              <w:rPr>
                <w:sz w:val="20"/>
                <w:szCs w:val="20"/>
              </w:rPr>
              <w:t>RSGOM PP-25</w:t>
            </w:r>
          </w:p>
          <w:p w:rsidR="008F19A0" w:rsidRPr="0052077B" w:rsidRDefault="008F19A0" w:rsidP="008F19A0">
            <w:pPr>
              <w:rPr>
                <w:sz w:val="20"/>
                <w:szCs w:val="20"/>
              </w:rPr>
            </w:pPr>
            <w:r w:rsidRPr="0052077B">
              <w:rPr>
                <w:sz w:val="20"/>
                <w:szCs w:val="20"/>
              </w:rPr>
              <w:t>GPP-0011</w:t>
            </w:r>
          </w:p>
        </w:tc>
        <w:tc>
          <w:tcPr>
            <w:tcW w:w="534" w:type="dxa"/>
            <w:vAlign w:val="center"/>
          </w:tcPr>
          <w:p w:rsidR="008F19A0" w:rsidRPr="0023760E" w:rsidRDefault="006C32EC" w:rsidP="008F19A0">
            <w:pPr>
              <w:jc w:val="center"/>
              <w:rPr>
                <w:sz w:val="20"/>
                <w:szCs w:val="20"/>
              </w:rPr>
            </w:pPr>
            <w:r>
              <w:rPr>
                <w:sz w:val="20"/>
                <w:szCs w:val="20"/>
              </w:rPr>
              <w:t>X</w:t>
            </w:r>
          </w:p>
        </w:tc>
        <w:tc>
          <w:tcPr>
            <w:tcW w:w="534" w:type="dxa"/>
            <w:vAlign w:val="center"/>
          </w:tcPr>
          <w:p w:rsidR="008F19A0" w:rsidRPr="0023760E" w:rsidRDefault="008F19A0" w:rsidP="008F19A0">
            <w:pPr>
              <w:jc w:val="center"/>
              <w:rPr>
                <w:sz w:val="20"/>
                <w:szCs w:val="20"/>
              </w:rPr>
            </w:pPr>
          </w:p>
        </w:tc>
        <w:tc>
          <w:tcPr>
            <w:tcW w:w="534" w:type="dxa"/>
            <w:vAlign w:val="center"/>
          </w:tcPr>
          <w:p w:rsidR="008F19A0" w:rsidRPr="0023760E" w:rsidRDefault="008F19A0" w:rsidP="008F19A0">
            <w:pPr>
              <w:jc w:val="center"/>
              <w:rPr>
                <w:sz w:val="20"/>
                <w:szCs w:val="20"/>
              </w:rPr>
            </w:pPr>
          </w:p>
        </w:tc>
        <w:tc>
          <w:tcPr>
            <w:tcW w:w="535" w:type="dxa"/>
            <w:vAlign w:val="center"/>
          </w:tcPr>
          <w:p w:rsidR="008F19A0" w:rsidRPr="0023760E" w:rsidRDefault="008F19A0" w:rsidP="008F19A0">
            <w:pPr>
              <w:jc w:val="center"/>
              <w:rPr>
                <w:sz w:val="20"/>
                <w:szCs w:val="20"/>
              </w:rPr>
            </w:pPr>
          </w:p>
        </w:tc>
      </w:tr>
      <w:tr w:rsidR="008F19A0" w:rsidTr="004E6CD2">
        <w:trPr>
          <w:trHeight w:val="593"/>
        </w:trPr>
        <w:tc>
          <w:tcPr>
            <w:tcW w:w="719" w:type="dxa"/>
          </w:tcPr>
          <w:p w:rsidR="008F19A0" w:rsidRDefault="008F19A0" w:rsidP="008F19A0">
            <w:pPr>
              <w:jc w:val="center"/>
              <w:rPr>
                <w:sz w:val="20"/>
                <w:szCs w:val="20"/>
              </w:rPr>
            </w:pPr>
            <w:r>
              <w:rPr>
                <w:sz w:val="20"/>
                <w:szCs w:val="20"/>
              </w:rPr>
              <w:t>3.4</w:t>
            </w:r>
          </w:p>
        </w:tc>
        <w:tc>
          <w:tcPr>
            <w:tcW w:w="4501" w:type="dxa"/>
          </w:tcPr>
          <w:p w:rsidR="008F19A0" w:rsidRPr="0052077B" w:rsidRDefault="008F19A0" w:rsidP="008F19A0">
            <w:pPr>
              <w:rPr>
                <w:sz w:val="20"/>
                <w:szCs w:val="20"/>
              </w:rPr>
            </w:pPr>
            <w:r w:rsidRPr="0052077B">
              <w:rPr>
                <w:sz w:val="20"/>
                <w:szCs w:val="20"/>
              </w:rPr>
              <w:t>Can those operating GSE show verifiable training?</w:t>
            </w:r>
          </w:p>
          <w:p w:rsidR="008F19A0" w:rsidRPr="0052077B" w:rsidRDefault="008F19A0" w:rsidP="008F19A0">
            <w:pPr>
              <w:rPr>
                <w:sz w:val="20"/>
                <w:szCs w:val="20"/>
              </w:rPr>
            </w:pPr>
            <w:r w:rsidRPr="0052077B">
              <w:rPr>
                <w:sz w:val="20"/>
                <w:szCs w:val="20"/>
              </w:rPr>
              <w:t>(scissor-lift, genie boom, fork-lift)</w:t>
            </w:r>
          </w:p>
        </w:tc>
        <w:tc>
          <w:tcPr>
            <w:tcW w:w="2160" w:type="dxa"/>
            <w:gridSpan w:val="2"/>
          </w:tcPr>
          <w:p w:rsidR="008F19A0" w:rsidRPr="0052077B" w:rsidRDefault="008F19A0" w:rsidP="008F19A0">
            <w:pPr>
              <w:rPr>
                <w:sz w:val="20"/>
                <w:szCs w:val="20"/>
              </w:rPr>
            </w:pPr>
            <w:r w:rsidRPr="0052077B">
              <w:rPr>
                <w:sz w:val="20"/>
                <w:szCs w:val="20"/>
              </w:rPr>
              <w:t>SAF-2000</w:t>
            </w:r>
          </w:p>
        </w:tc>
        <w:tc>
          <w:tcPr>
            <w:tcW w:w="534" w:type="dxa"/>
            <w:vAlign w:val="center"/>
          </w:tcPr>
          <w:p w:rsidR="008F19A0" w:rsidRPr="00B30930" w:rsidRDefault="006C32EC" w:rsidP="008F19A0">
            <w:pPr>
              <w:jc w:val="center"/>
              <w:rPr>
                <w:sz w:val="20"/>
                <w:szCs w:val="20"/>
              </w:rPr>
            </w:pPr>
            <w:r>
              <w:rPr>
                <w:sz w:val="20"/>
                <w:szCs w:val="20"/>
              </w:rPr>
              <w:t>X</w:t>
            </w:r>
          </w:p>
        </w:tc>
        <w:tc>
          <w:tcPr>
            <w:tcW w:w="534" w:type="dxa"/>
            <w:vAlign w:val="center"/>
          </w:tcPr>
          <w:p w:rsidR="008F19A0" w:rsidRPr="00B30930" w:rsidRDefault="008F19A0" w:rsidP="008F19A0">
            <w:pPr>
              <w:jc w:val="center"/>
              <w:rPr>
                <w:sz w:val="20"/>
                <w:szCs w:val="20"/>
              </w:rPr>
            </w:pPr>
          </w:p>
        </w:tc>
        <w:tc>
          <w:tcPr>
            <w:tcW w:w="534" w:type="dxa"/>
            <w:vAlign w:val="center"/>
          </w:tcPr>
          <w:p w:rsidR="008F19A0" w:rsidRPr="00B30930" w:rsidRDefault="008F19A0" w:rsidP="008F19A0">
            <w:pPr>
              <w:jc w:val="center"/>
              <w:rPr>
                <w:sz w:val="20"/>
                <w:szCs w:val="20"/>
              </w:rPr>
            </w:pPr>
          </w:p>
        </w:tc>
        <w:tc>
          <w:tcPr>
            <w:tcW w:w="535" w:type="dxa"/>
            <w:vAlign w:val="center"/>
          </w:tcPr>
          <w:p w:rsidR="008F19A0" w:rsidRPr="00B30930" w:rsidRDefault="008F19A0" w:rsidP="008F19A0">
            <w:pPr>
              <w:jc w:val="center"/>
              <w:rPr>
                <w:sz w:val="20"/>
                <w:szCs w:val="20"/>
              </w:rPr>
            </w:pPr>
          </w:p>
        </w:tc>
      </w:tr>
      <w:tr w:rsidR="008F19A0" w:rsidTr="004E6CD2">
        <w:trPr>
          <w:trHeight w:val="593"/>
        </w:trPr>
        <w:tc>
          <w:tcPr>
            <w:tcW w:w="719" w:type="dxa"/>
          </w:tcPr>
          <w:p w:rsidR="008F19A0" w:rsidRPr="0023760E" w:rsidRDefault="008F19A0" w:rsidP="008F19A0">
            <w:pPr>
              <w:jc w:val="center"/>
              <w:rPr>
                <w:sz w:val="20"/>
                <w:szCs w:val="20"/>
              </w:rPr>
            </w:pPr>
            <w:r>
              <w:rPr>
                <w:sz w:val="20"/>
                <w:szCs w:val="20"/>
              </w:rPr>
              <w:t>3.5</w:t>
            </w:r>
          </w:p>
        </w:tc>
        <w:tc>
          <w:tcPr>
            <w:tcW w:w="4501" w:type="dxa"/>
          </w:tcPr>
          <w:p w:rsidR="008F19A0" w:rsidRPr="0052077B" w:rsidRDefault="008F19A0" w:rsidP="008F19A0">
            <w:pPr>
              <w:rPr>
                <w:sz w:val="20"/>
                <w:szCs w:val="20"/>
              </w:rPr>
            </w:pPr>
            <w:r w:rsidRPr="0052077B">
              <w:rPr>
                <w:sz w:val="20"/>
                <w:szCs w:val="20"/>
              </w:rPr>
              <w:t>Are turnovers being accomplished IAW the procedures in the RSGOM?</w:t>
            </w:r>
          </w:p>
        </w:tc>
        <w:tc>
          <w:tcPr>
            <w:tcW w:w="2160" w:type="dxa"/>
            <w:gridSpan w:val="2"/>
          </w:tcPr>
          <w:p w:rsidR="008F19A0" w:rsidRPr="0052077B" w:rsidRDefault="008F19A0" w:rsidP="008F19A0">
            <w:pPr>
              <w:rPr>
                <w:sz w:val="20"/>
                <w:szCs w:val="20"/>
              </w:rPr>
            </w:pPr>
            <w:r w:rsidRPr="0052077B">
              <w:rPr>
                <w:sz w:val="20"/>
                <w:szCs w:val="20"/>
              </w:rPr>
              <w:t>RSGOM PP-04</w:t>
            </w:r>
          </w:p>
          <w:p w:rsidR="008F19A0" w:rsidRPr="0052077B" w:rsidRDefault="008F19A0" w:rsidP="008F19A0">
            <w:pPr>
              <w:rPr>
                <w:sz w:val="20"/>
                <w:szCs w:val="20"/>
              </w:rPr>
            </w:pPr>
          </w:p>
        </w:tc>
        <w:tc>
          <w:tcPr>
            <w:tcW w:w="534" w:type="dxa"/>
            <w:vAlign w:val="center"/>
          </w:tcPr>
          <w:p w:rsidR="008F19A0" w:rsidRPr="00B30930" w:rsidRDefault="006C32EC" w:rsidP="008F19A0">
            <w:pPr>
              <w:jc w:val="center"/>
              <w:rPr>
                <w:sz w:val="20"/>
                <w:szCs w:val="20"/>
              </w:rPr>
            </w:pPr>
            <w:r>
              <w:rPr>
                <w:sz w:val="20"/>
                <w:szCs w:val="20"/>
              </w:rPr>
              <w:t>X</w:t>
            </w:r>
          </w:p>
        </w:tc>
        <w:tc>
          <w:tcPr>
            <w:tcW w:w="534" w:type="dxa"/>
            <w:vAlign w:val="center"/>
          </w:tcPr>
          <w:p w:rsidR="008F19A0" w:rsidRPr="00B30930" w:rsidRDefault="008F19A0" w:rsidP="008F19A0">
            <w:pPr>
              <w:jc w:val="center"/>
              <w:rPr>
                <w:sz w:val="20"/>
                <w:szCs w:val="20"/>
              </w:rPr>
            </w:pPr>
          </w:p>
        </w:tc>
        <w:tc>
          <w:tcPr>
            <w:tcW w:w="534" w:type="dxa"/>
            <w:vAlign w:val="center"/>
          </w:tcPr>
          <w:p w:rsidR="008F19A0" w:rsidRPr="00B30930" w:rsidRDefault="008F19A0" w:rsidP="008F19A0">
            <w:pPr>
              <w:jc w:val="center"/>
              <w:rPr>
                <w:sz w:val="20"/>
                <w:szCs w:val="20"/>
              </w:rPr>
            </w:pPr>
          </w:p>
        </w:tc>
        <w:tc>
          <w:tcPr>
            <w:tcW w:w="535" w:type="dxa"/>
            <w:vAlign w:val="center"/>
          </w:tcPr>
          <w:p w:rsidR="008F19A0" w:rsidRPr="00B30930" w:rsidRDefault="008F19A0" w:rsidP="008F19A0">
            <w:pPr>
              <w:jc w:val="center"/>
              <w:rPr>
                <w:sz w:val="20"/>
                <w:szCs w:val="20"/>
              </w:rPr>
            </w:pPr>
          </w:p>
        </w:tc>
      </w:tr>
      <w:tr w:rsidR="008F19A0" w:rsidTr="004E6CD2">
        <w:trPr>
          <w:trHeight w:val="593"/>
        </w:trPr>
        <w:tc>
          <w:tcPr>
            <w:tcW w:w="719" w:type="dxa"/>
          </w:tcPr>
          <w:p w:rsidR="008F19A0" w:rsidRPr="00AC4811" w:rsidRDefault="008F19A0" w:rsidP="008F19A0">
            <w:pPr>
              <w:jc w:val="center"/>
              <w:rPr>
                <w:b/>
                <w:sz w:val="20"/>
                <w:szCs w:val="20"/>
              </w:rPr>
            </w:pPr>
            <w:r>
              <w:rPr>
                <w:b/>
                <w:sz w:val="20"/>
                <w:szCs w:val="20"/>
              </w:rPr>
              <w:t>4</w:t>
            </w:r>
          </w:p>
        </w:tc>
        <w:tc>
          <w:tcPr>
            <w:tcW w:w="4501" w:type="dxa"/>
          </w:tcPr>
          <w:p w:rsidR="008F19A0" w:rsidRPr="00AC4811" w:rsidRDefault="008F19A0" w:rsidP="008F19A0">
            <w:pPr>
              <w:rPr>
                <w:b/>
                <w:sz w:val="20"/>
                <w:szCs w:val="20"/>
              </w:rPr>
            </w:pPr>
            <w:r>
              <w:rPr>
                <w:b/>
                <w:sz w:val="20"/>
                <w:szCs w:val="20"/>
              </w:rPr>
              <w:t>Work performed Under 121/125/135</w:t>
            </w:r>
          </w:p>
        </w:tc>
        <w:tc>
          <w:tcPr>
            <w:tcW w:w="2160" w:type="dxa"/>
            <w:gridSpan w:val="2"/>
          </w:tcPr>
          <w:p w:rsidR="008F19A0" w:rsidRDefault="008F19A0" w:rsidP="008F19A0">
            <w:pPr>
              <w:rPr>
                <w:sz w:val="20"/>
                <w:szCs w:val="20"/>
              </w:rPr>
            </w:pPr>
          </w:p>
        </w:tc>
        <w:tc>
          <w:tcPr>
            <w:tcW w:w="534" w:type="dxa"/>
            <w:tcBorders>
              <w:tl2br w:val="single" w:sz="4" w:space="0" w:color="auto"/>
              <w:tr2bl w:val="single" w:sz="4" w:space="0" w:color="auto"/>
            </w:tcBorders>
          </w:tcPr>
          <w:p w:rsidR="008F19A0" w:rsidRDefault="008F19A0" w:rsidP="008F19A0">
            <w:pPr>
              <w:rPr>
                <w:sz w:val="20"/>
                <w:szCs w:val="20"/>
              </w:rPr>
            </w:pPr>
          </w:p>
        </w:tc>
        <w:tc>
          <w:tcPr>
            <w:tcW w:w="534" w:type="dxa"/>
            <w:tcBorders>
              <w:tl2br w:val="single" w:sz="4" w:space="0" w:color="auto"/>
              <w:tr2bl w:val="single" w:sz="4" w:space="0" w:color="auto"/>
            </w:tcBorders>
          </w:tcPr>
          <w:p w:rsidR="008F19A0" w:rsidRDefault="008F19A0" w:rsidP="008F19A0">
            <w:pPr>
              <w:rPr>
                <w:sz w:val="20"/>
                <w:szCs w:val="20"/>
              </w:rPr>
            </w:pPr>
          </w:p>
        </w:tc>
        <w:tc>
          <w:tcPr>
            <w:tcW w:w="534" w:type="dxa"/>
            <w:tcBorders>
              <w:tl2br w:val="single" w:sz="4" w:space="0" w:color="auto"/>
              <w:tr2bl w:val="single" w:sz="4" w:space="0" w:color="auto"/>
            </w:tcBorders>
          </w:tcPr>
          <w:p w:rsidR="008F19A0" w:rsidRDefault="008F19A0" w:rsidP="008F19A0">
            <w:pPr>
              <w:rPr>
                <w:sz w:val="20"/>
                <w:szCs w:val="20"/>
              </w:rPr>
            </w:pPr>
          </w:p>
        </w:tc>
        <w:tc>
          <w:tcPr>
            <w:tcW w:w="535" w:type="dxa"/>
            <w:tcBorders>
              <w:tl2br w:val="single" w:sz="4" w:space="0" w:color="auto"/>
              <w:tr2bl w:val="single" w:sz="4" w:space="0" w:color="auto"/>
            </w:tcBorders>
          </w:tcPr>
          <w:p w:rsidR="008F19A0" w:rsidRDefault="008F19A0" w:rsidP="008F19A0">
            <w:pPr>
              <w:rPr>
                <w:sz w:val="20"/>
                <w:szCs w:val="20"/>
              </w:rPr>
            </w:pPr>
          </w:p>
        </w:tc>
      </w:tr>
      <w:tr w:rsidR="008F19A0" w:rsidTr="004E6CD2">
        <w:trPr>
          <w:trHeight w:val="593"/>
        </w:trPr>
        <w:tc>
          <w:tcPr>
            <w:tcW w:w="719" w:type="dxa"/>
            <w:vMerge w:val="restart"/>
            <w:shd w:val="clear" w:color="auto" w:fill="auto"/>
          </w:tcPr>
          <w:p w:rsidR="008F19A0" w:rsidRDefault="008F19A0" w:rsidP="008F19A0">
            <w:pPr>
              <w:jc w:val="center"/>
              <w:rPr>
                <w:sz w:val="20"/>
                <w:szCs w:val="20"/>
              </w:rPr>
            </w:pPr>
            <w:r>
              <w:rPr>
                <w:sz w:val="20"/>
                <w:szCs w:val="20"/>
              </w:rPr>
              <w:t>4.1</w:t>
            </w:r>
          </w:p>
        </w:tc>
        <w:tc>
          <w:tcPr>
            <w:tcW w:w="4501" w:type="dxa"/>
          </w:tcPr>
          <w:p w:rsidR="008F19A0" w:rsidRPr="00D70537" w:rsidRDefault="008F19A0" w:rsidP="008F19A0">
            <w:pPr>
              <w:rPr>
                <w:color w:val="000000"/>
                <w:sz w:val="20"/>
                <w:szCs w:val="20"/>
              </w:rPr>
            </w:pPr>
            <w:r w:rsidRPr="00D70537">
              <w:rPr>
                <w:color w:val="000000"/>
                <w:sz w:val="20"/>
                <w:szCs w:val="20"/>
              </w:rPr>
              <w:t>Review a representative sample of work order packages</w:t>
            </w:r>
            <w:r>
              <w:rPr>
                <w:color w:val="000000"/>
                <w:sz w:val="20"/>
                <w:szCs w:val="20"/>
              </w:rPr>
              <w:t xml:space="preserve"> for 121/125/135 certificate holders.  Complete the following items based on the review of the selected work orders.</w:t>
            </w:r>
          </w:p>
        </w:tc>
        <w:tc>
          <w:tcPr>
            <w:tcW w:w="2160" w:type="dxa"/>
            <w:gridSpan w:val="2"/>
          </w:tcPr>
          <w:p w:rsidR="008F19A0" w:rsidRPr="00F81CD1" w:rsidRDefault="008F19A0" w:rsidP="008F19A0">
            <w:pPr>
              <w:rPr>
                <w:sz w:val="20"/>
                <w:szCs w:val="20"/>
              </w:rPr>
            </w:pPr>
            <w:r>
              <w:rPr>
                <w:sz w:val="20"/>
                <w:szCs w:val="20"/>
              </w:rPr>
              <w:t xml:space="preserve">14 CFR </w:t>
            </w:r>
            <w:r w:rsidRPr="00F81CD1">
              <w:rPr>
                <w:sz w:val="20"/>
                <w:szCs w:val="20"/>
              </w:rPr>
              <w:t>145.205</w:t>
            </w:r>
          </w:p>
          <w:p w:rsidR="008F19A0" w:rsidRDefault="008F19A0" w:rsidP="008F19A0">
            <w:pPr>
              <w:rPr>
                <w:sz w:val="20"/>
                <w:szCs w:val="20"/>
              </w:rPr>
            </w:pPr>
            <w:r>
              <w:rPr>
                <w:sz w:val="20"/>
                <w:szCs w:val="20"/>
              </w:rPr>
              <w:t xml:space="preserve">14 CFR </w:t>
            </w:r>
            <w:r w:rsidRPr="00F81CD1">
              <w:rPr>
                <w:sz w:val="20"/>
                <w:szCs w:val="20"/>
              </w:rPr>
              <w:t>145.209(g)</w:t>
            </w:r>
          </w:p>
        </w:tc>
        <w:tc>
          <w:tcPr>
            <w:tcW w:w="534" w:type="dxa"/>
            <w:tcBorders>
              <w:tl2br w:val="single" w:sz="4" w:space="0" w:color="auto"/>
              <w:tr2bl w:val="single" w:sz="4" w:space="0" w:color="auto"/>
            </w:tcBorders>
          </w:tcPr>
          <w:p w:rsidR="008F19A0" w:rsidRPr="00B30930" w:rsidRDefault="008F19A0" w:rsidP="008F19A0">
            <w:pPr>
              <w:rPr>
                <w:sz w:val="20"/>
                <w:szCs w:val="20"/>
              </w:rPr>
            </w:pPr>
          </w:p>
        </w:tc>
        <w:tc>
          <w:tcPr>
            <w:tcW w:w="534" w:type="dxa"/>
            <w:tcBorders>
              <w:tl2br w:val="single" w:sz="4" w:space="0" w:color="auto"/>
              <w:tr2bl w:val="single" w:sz="4" w:space="0" w:color="auto"/>
            </w:tcBorders>
          </w:tcPr>
          <w:p w:rsidR="008F19A0" w:rsidRPr="00B30930" w:rsidRDefault="008F19A0" w:rsidP="008F19A0">
            <w:pPr>
              <w:rPr>
                <w:sz w:val="20"/>
                <w:szCs w:val="20"/>
              </w:rPr>
            </w:pPr>
          </w:p>
        </w:tc>
        <w:tc>
          <w:tcPr>
            <w:tcW w:w="534" w:type="dxa"/>
            <w:tcBorders>
              <w:tl2br w:val="single" w:sz="4" w:space="0" w:color="auto"/>
              <w:tr2bl w:val="single" w:sz="4" w:space="0" w:color="auto"/>
            </w:tcBorders>
          </w:tcPr>
          <w:p w:rsidR="008F19A0" w:rsidRPr="00B30930" w:rsidRDefault="008F19A0" w:rsidP="008F19A0">
            <w:pPr>
              <w:rPr>
                <w:sz w:val="20"/>
                <w:szCs w:val="20"/>
              </w:rPr>
            </w:pPr>
          </w:p>
        </w:tc>
        <w:tc>
          <w:tcPr>
            <w:tcW w:w="535" w:type="dxa"/>
            <w:tcBorders>
              <w:tl2br w:val="single" w:sz="4" w:space="0" w:color="auto"/>
              <w:tr2bl w:val="single" w:sz="4" w:space="0" w:color="auto"/>
            </w:tcBorders>
          </w:tcPr>
          <w:p w:rsidR="008F19A0" w:rsidRPr="00B30930" w:rsidRDefault="008F19A0" w:rsidP="008F19A0">
            <w:pPr>
              <w:rPr>
                <w:sz w:val="20"/>
                <w:szCs w:val="20"/>
              </w:rPr>
            </w:pPr>
          </w:p>
        </w:tc>
      </w:tr>
      <w:tr w:rsidR="004E6CD2" w:rsidTr="004E6CD2">
        <w:trPr>
          <w:trHeight w:val="285"/>
        </w:trPr>
        <w:tc>
          <w:tcPr>
            <w:tcW w:w="719" w:type="dxa"/>
            <w:vMerge/>
            <w:shd w:val="clear" w:color="auto" w:fill="auto"/>
          </w:tcPr>
          <w:p w:rsidR="004E6CD2" w:rsidRDefault="004E6CD2" w:rsidP="008F19A0">
            <w:pPr>
              <w:jc w:val="center"/>
              <w:rPr>
                <w:sz w:val="20"/>
                <w:szCs w:val="20"/>
              </w:rPr>
            </w:pPr>
          </w:p>
        </w:tc>
        <w:tc>
          <w:tcPr>
            <w:tcW w:w="4501" w:type="dxa"/>
          </w:tcPr>
          <w:p w:rsidR="004E6CD2" w:rsidRDefault="004E6CD2" w:rsidP="0039418C">
            <w:pPr>
              <w:tabs>
                <w:tab w:val="left" w:pos="1456"/>
              </w:tabs>
              <w:rPr>
                <w:sz w:val="20"/>
                <w:szCs w:val="20"/>
              </w:rPr>
            </w:pPr>
            <w:r>
              <w:rPr>
                <w:sz w:val="20"/>
                <w:szCs w:val="20"/>
              </w:rPr>
              <w:t>Work Order</w:t>
            </w:r>
            <w:r w:rsidR="0039418C">
              <w:rPr>
                <w:sz w:val="20"/>
                <w:szCs w:val="20"/>
              </w:rPr>
              <w:t>:</w:t>
            </w:r>
            <w:r w:rsidR="0039418C">
              <w:rPr>
                <w:sz w:val="20"/>
                <w:szCs w:val="20"/>
              </w:rPr>
              <w:tab/>
            </w:r>
          </w:p>
        </w:tc>
        <w:tc>
          <w:tcPr>
            <w:tcW w:w="1237" w:type="dxa"/>
          </w:tcPr>
          <w:p w:rsidR="004E6CD2" w:rsidRDefault="004E6CD2" w:rsidP="008F19A0">
            <w:pPr>
              <w:rPr>
                <w:sz w:val="20"/>
                <w:szCs w:val="20"/>
              </w:rPr>
            </w:pPr>
            <w:r>
              <w:rPr>
                <w:sz w:val="20"/>
                <w:szCs w:val="20"/>
              </w:rPr>
              <w:t>Air Carrier:</w:t>
            </w:r>
          </w:p>
        </w:tc>
        <w:tc>
          <w:tcPr>
            <w:tcW w:w="3060" w:type="dxa"/>
            <w:gridSpan w:val="5"/>
          </w:tcPr>
          <w:p w:rsidR="004E6CD2" w:rsidRPr="00B30930" w:rsidRDefault="004E6CD2" w:rsidP="008F19A0">
            <w:pPr>
              <w:rPr>
                <w:sz w:val="20"/>
                <w:szCs w:val="20"/>
              </w:rPr>
            </w:pPr>
          </w:p>
        </w:tc>
      </w:tr>
      <w:tr w:rsidR="004E6CD2" w:rsidTr="004E6CD2">
        <w:trPr>
          <w:trHeight w:val="285"/>
        </w:trPr>
        <w:tc>
          <w:tcPr>
            <w:tcW w:w="719" w:type="dxa"/>
            <w:vMerge/>
            <w:shd w:val="clear" w:color="auto" w:fill="auto"/>
          </w:tcPr>
          <w:p w:rsidR="004E6CD2" w:rsidRDefault="004E6CD2" w:rsidP="008F19A0">
            <w:pPr>
              <w:jc w:val="center"/>
              <w:rPr>
                <w:sz w:val="20"/>
                <w:szCs w:val="20"/>
              </w:rPr>
            </w:pPr>
          </w:p>
        </w:tc>
        <w:tc>
          <w:tcPr>
            <w:tcW w:w="4501" w:type="dxa"/>
          </w:tcPr>
          <w:p w:rsidR="004E6CD2" w:rsidRDefault="004E6CD2" w:rsidP="0039418C">
            <w:pPr>
              <w:tabs>
                <w:tab w:val="left" w:pos="1456"/>
              </w:tabs>
              <w:rPr>
                <w:sz w:val="20"/>
                <w:szCs w:val="20"/>
              </w:rPr>
            </w:pPr>
            <w:r>
              <w:rPr>
                <w:sz w:val="20"/>
                <w:szCs w:val="20"/>
              </w:rPr>
              <w:t>Work Order</w:t>
            </w:r>
            <w:r w:rsidR="0039418C">
              <w:rPr>
                <w:sz w:val="20"/>
                <w:szCs w:val="20"/>
              </w:rPr>
              <w:t>:</w:t>
            </w:r>
            <w:r w:rsidR="0039418C">
              <w:rPr>
                <w:sz w:val="20"/>
                <w:szCs w:val="20"/>
              </w:rPr>
              <w:tab/>
            </w:r>
          </w:p>
        </w:tc>
        <w:tc>
          <w:tcPr>
            <w:tcW w:w="1237" w:type="dxa"/>
          </w:tcPr>
          <w:p w:rsidR="004E6CD2" w:rsidRDefault="004E6CD2" w:rsidP="008F19A0">
            <w:pPr>
              <w:rPr>
                <w:sz w:val="20"/>
                <w:szCs w:val="20"/>
              </w:rPr>
            </w:pPr>
            <w:r>
              <w:rPr>
                <w:sz w:val="20"/>
                <w:szCs w:val="20"/>
              </w:rPr>
              <w:t>Air Carrier:</w:t>
            </w:r>
          </w:p>
        </w:tc>
        <w:tc>
          <w:tcPr>
            <w:tcW w:w="3060" w:type="dxa"/>
            <w:gridSpan w:val="5"/>
          </w:tcPr>
          <w:p w:rsidR="004E6CD2" w:rsidRPr="00B30930" w:rsidRDefault="004E6CD2" w:rsidP="008F19A0">
            <w:pPr>
              <w:rPr>
                <w:sz w:val="20"/>
                <w:szCs w:val="20"/>
              </w:rPr>
            </w:pPr>
          </w:p>
        </w:tc>
      </w:tr>
      <w:tr w:rsidR="004E6CD2" w:rsidTr="004E6CD2">
        <w:trPr>
          <w:trHeight w:val="285"/>
        </w:trPr>
        <w:tc>
          <w:tcPr>
            <w:tcW w:w="719" w:type="dxa"/>
            <w:vMerge/>
            <w:shd w:val="clear" w:color="auto" w:fill="auto"/>
          </w:tcPr>
          <w:p w:rsidR="004E6CD2" w:rsidRDefault="004E6CD2" w:rsidP="008F19A0">
            <w:pPr>
              <w:jc w:val="center"/>
              <w:rPr>
                <w:sz w:val="20"/>
                <w:szCs w:val="20"/>
              </w:rPr>
            </w:pPr>
          </w:p>
        </w:tc>
        <w:tc>
          <w:tcPr>
            <w:tcW w:w="4501" w:type="dxa"/>
          </w:tcPr>
          <w:p w:rsidR="004E6CD2" w:rsidRDefault="004E6CD2" w:rsidP="0039418C">
            <w:pPr>
              <w:tabs>
                <w:tab w:val="left" w:pos="1456"/>
              </w:tabs>
              <w:rPr>
                <w:sz w:val="20"/>
                <w:szCs w:val="20"/>
              </w:rPr>
            </w:pPr>
            <w:r>
              <w:rPr>
                <w:sz w:val="20"/>
                <w:szCs w:val="20"/>
              </w:rPr>
              <w:t>Work Order</w:t>
            </w:r>
            <w:r w:rsidR="0039418C">
              <w:rPr>
                <w:sz w:val="20"/>
                <w:szCs w:val="20"/>
              </w:rPr>
              <w:t>:</w:t>
            </w:r>
            <w:r w:rsidR="0039418C">
              <w:rPr>
                <w:sz w:val="20"/>
                <w:szCs w:val="20"/>
              </w:rPr>
              <w:tab/>
            </w:r>
          </w:p>
        </w:tc>
        <w:tc>
          <w:tcPr>
            <w:tcW w:w="1237" w:type="dxa"/>
          </w:tcPr>
          <w:p w:rsidR="004E6CD2" w:rsidRDefault="004E6CD2" w:rsidP="008F19A0">
            <w:pPr>
              <w:rPr>
                <w:sz w:val="20"/>
                <w:szCs w:val="20"/>
              </w:rPr>
            </w:pPr>
            <w:r>
              <w:rPr>
                <w:sz w:val="20"/>
                <w:szCs w:val="20"/>
              </w:rPr>
              <w:t>Air Carrier:</w:t>
            </w:r>
          </w:p>
        </w:tc>
        <w:tc>
          <w:tcPr>
            <w:tcW w:w="3060" w:type="dxa"/>
            <w:gridSpan w:val="5"/>
          </w:tcPr>
          <w:p w:rsidR="004E6CD2" w:rsidRPr="00B30930" w:rsidRDefault="004E6CD2" w:rsidP="008F19A0">
            <w:pPr>
              <w:rPr>
                <w:sz w:val="20"/>
                <w:szCs w:val="20"/>
              </w:rPr>
            </w:pPr>
          </w:p>
        </w:tc>
      </w:tr>
      <w:tr w:rsidR="008F19A0" w:rsidTr="004E6CD2">
        <w:trPr>
          <w:trHeight w:val="593"/>
        </w:trPr>
        <w:tc>
          <w:tcPr>
            <w:tcW w:w="719" w:type="dxa"/>
          </w:tcPr>
          <w:p w:rsidR="008F19A0" w:rsidRDefault="008F19A0" w:rsidP="008F19A0">
            <w:pPr>
              <w:jc w:val="center"/>
              <w:rPr>
                <w:sz w:val="20"/>
                <w:szCs w:val="20"/>
              </w:rPr>
            </w:pPr>
            <w:r>
              <w:rPr>
                <w:sz w:val="20"/>
                <w:szCs w:val="20"/>
              </w:rPr>
              <w:t>4.2</w:t>
            </w:r>
          </w:p>
        </w:tc>
        <w:tc>
          <w:tcPr>
            <w:tcW w:w="4501" w:type="dxa"/>
          </w:tcPr>
          <w:p w:rsidR="008F19A0" w:rsidRDefault="008F19A0" w:rsidP="008F19A0">
            <w:pPr>
              <w:rPr>
                <w:color w:val="000000"/>
                <w:sz w:val="20"/>
                <w:szCs w:val="20"/>
              </w:rPr>
            </w:pPr>
            <w:r>
              <w:rPr>
                <w:color w:val="000000"/>
                <w:sz w:val="20"/>
                <w:szCs w:val="20"/>
              </w:rPr>
              <w:t>Was the maintenance completed in accordance with the air carrier’s approved program and maintenance manual?</w:t>
            </w:r>
          </w:p>
        </w:tc>
        <w:tc>
          <w:tcPr>
            <w:tcW w:w="2160" w:type="dxa"/>
            <w:gridSpan w:val="2"/>
          </w:tcPr>
          <w:p w:rsidR="008F19A0" w:rsidRPr="00F81CD1" w:rsidRDefault="008F19A0" w:rsidP="008F19A0">
            <w:pPr>
              <w:rPr>
                <w:sz w:val="20"/>
                <w:szCs w:val="20"/>
              </w:rPr>
            </w:pPr>
            <w:r>
              <w:rPr>
                <w:sz w:val="20"/>
                <w:szCs w:val="20"/>
              </w:rPr>
              <w:t xml:space="preserve">14 CFR </w:t>
            </w:r>
            <w:r w:rsidRPr="00F81CD1">
              <w:rPr>
                <w:sz w:val="20"/>
                <w:szCs w:val="20"/>
              </w:rPr>
              <w:t>145.205</w:t>
            </w:r>
          </w:p>
          <w:p w:rsidR="008F19A0" w:rsidRPr="00F81CD1" w:rsidRDefault="008F19A0" w:rsidP="008F19A0">
            <w:pPr>
              <w:rPr>
                <w:sz w:val="20"/>
                <w:szCs w:val="20"/>
              </w:rPr>
            </w:pPr>
            <w:r>
              <w:rPr>
                <w:sz w:val="20"/>
                <w:szCs w:val="20"/>
              </w:rPr>
              <w:t xml:space="preserve">14 CFR </w:t>
            </w:r>
            <w:r w:rsidRPr="00F81CD1">
              <w:rPr>
                <w:sz w:val="20"/>
                <w:szCs w:val="20"/>
              </w:rPr>
              <w:t>145.209(g)</w:t>
            </w:r>
          </w:p>
        </w:tc>
        <w:tc>
          <w:tcPr>
            <w:tcW w:w="534" w:type="dxa"/>
            <w:vAlign w:val="center"/>
          </w:tcPr>
          <w:p w:rsidR="008F19A0" w:rsidRPr="00B30930" w:rsidRDefault="006C32EC" w:rsidP="008F19A0">
            <w:pPr>
              <w:jc w:val="center"/>
              <w:rPr>
                <w:sz w:val="20"/>
                <w:szCs w:val="20"/>
              </w:rPr>
            </w:pPr>
            <w:r>
              <w:rPr>
                <w:sz w:val="20"/>
                <w:szCs w:val="20"/>
              </w:rPr>
              <w:t>X</w:t>
            </w:r>
          </w:p>
        </w:tc>
        <w:tc>
          <w:tcPr>
            <w:tcW w:w="534" w:type="dxa"/>
            <w:vAlign w:val="center"/>
          </w:tcPr>
          <w:p w:rsidR="008F19A0" w:rsidRPr="00B30930" w:rsidRDefault="008F19A0" w:rsidP="008F19A0">
            <w:pPr>
              <w:jc w:val="center"/>
              <w:rPr>
                <w:sz w:val="20"/>
                <w:szCs w:val="20"/>
              </w:rPr>
            </w:pPr>
          </w:p>
        </w:tc>
        <w:tc>
          <w:tcPr>
            <w:tcW w:w="534" w:type="dxa"/>
            <w:vAlign w:val="center"/>
          </w:tcPr>
          <w:p w:rsidR="008F19A0" w:rsidRPr="00B30930" w:rsidRDefault="008F19A0" w:rsidP="008F19A0">
            <w:pPr>
              <w:jc w:val="center"/>
              <w:rPr>
                <w:sz w:val="20"/>
                <w:szCs w:val="20"/>
              </w:rPr>
            </w:pPr>
          </w:p>
        </w:tc>
        <w:tc>
          <w:tcPr>
            <w:tcW w:w="535" w:type="dxa"/>
            <w:vAlign w:val="center"/>
          </w:tcPr>
          <w:p w:rsidR="008F19A0" w:rsidRPr="00B30930" w:rsidRDefault="008F19A0" w:rsidP="008F19A0">
            <w:pPr>
              <w:jc w:val="center"/>
              <w:rPr>
                <w:sz w:val="20"/>
                <w:szCs w:val="20"/>
              </w:rPr>
            </w:pPr>
          </w:p>
        </w:tc>
      </w:tr>
      <w:tr w:rsidR="008F19A0" w:rsidTr="004E6CD2">
        <w:trPr>
          <w:trHeight w:val="593"/>
        </w:trPr>
        <w:tc>
          <w:tcPr>
            <w:tcW w:w="719" w:type="dxa"/>
          </w:tcPr>
          <w:p w:rsidR="008F19A0" w:rsidRDefault="008F19A0" w:rsidP="008F19A0">
            <w:pPr>
              <w:jc w:val="center"/>
              <w:rPr>
                <w:sz w:val="20"/>
                <w:szCs w:val="20"/>
              </w:rPr>
            </w:pPr>
            <w:r>
              <w:rPr>
                <w:sz w:val="20"/>
                <w:szCs w:val="20"/>
              </w:rPr>
              <w:t>4.3</w:t>
            </w:r>
          </w:p>
        </w:tc>
        <w:tc>
          <w:tcPr>
            <w:tcW w:w="4501" w:type="dxa"/>
          </w:tcPr>
          <w:p w:rsidR="008F19A0" w:rsidRDefault="008F19A0" w:rsidP="008F19A0">
            <w:pPr>
              <w:rPr>
                <w:color w:val="000000"/>
                <w:sz w:val="20"/>
                <w:szCs w:val="20"/>
              </w:rPr>
            </w:pPr>
            <w:r>
              <w:rPr>
                <w:color w:val="000000"/>
                <w:sz w:val="20"/>
                <w:szCs w:val="20"/>
              </w:rPr>
              <w:t>Are turnovers being accomplished IAW the certificate holder’s requirements to ensure that required inspections, maintenance, and alterations that are not completed, because of a work interruption, are properly completed before the aircraft is returned to service?</w:t>
            </w:r>
          </w:p>
        </w:tc>
        <w:tc>
          <w:tcPr>
            <w:tcW w:w="2160" w:type="dxa"/>
            <w:gridSpan w:val="2"/>
          </w:tcPr>
          <w:p w:rsidR="008F19A0" w:rsidRPr="00F81CD1" w:rsidRDefault="008F19A0" w:rsidP="008F19A0">
            <w:pPr>
              <w:rPr>
                <w:sz w:val="20"/>
                <w:szCs w:val="20"/>
              </w:rPr>
            </w:pPr>
            <w:r>
              <w:rPr>
                <w:sz w:val="20"/>
                <w:szCs w:val="20"/>
              </w:rPr>
              <w:t xml:space="preserve">14 CFR </w:t>
            </w:r>
            <w:r w:rsidRPr="00F81CD1">
              <w:rPr>
                <w:sz w:val="20"/>
                <w:szCs w:val="20"/>
              </w:rPr>
              <w:t>145.205</w:t>
            </w:r>
          </w:p>
          <w:p w:rsidR="008F19A0" w:rsidRDefault="008F19A0" w:rsidP="008F19A0">
            <w:pPr>
              <w:rPr>
                <w:sz w:val="20"/>
                <w:szCs w:val="20"/>
              </w:rPr>
            </w:pPr>
            <w:r>
              <w:rPr>
                <w:sz w:val="20"/>
                <w:szCs w:val="20"/>
              </w:rPr>
              <w:t xml:space="preserve">14 CFR </w:t>
            </w:r>
            <w:r w:rsidRPr="00F81CD1">
              <w:rPr>
                <w:sz w:val="20"/>
                <w:szCs w:val="20"/>
              </w:rPr>
              <w:t>145.209(g)</w:t>
            </w:r>
          </w:p>
          <w:p w:rsidR="008F19A0" w:rsidRDefault="008F19A0" w:rsidP="008F19A0">
            <w:pPr>
              <w:rPr>
                <w:sz w:val="20"/>
                <w:szCs w:val="20"/>
              </w:rPr>
            </w:pPr>
            <w:r>
              <w:rPr>
                <w:sz w:val="20"/>
                <w:szCs w:val="20"/>
              </w:rPr>
              <w:t xml:space="preserve">14 CFR </w:t>
            </w:r>
            <w:r w:rsidRPr="00F81CD1">
              <w:rPr>
                <w:sz w:val="20"/>
                <w:szCs w:val="20"/>
              </w:rPr>
              <w:t xml:space="preserve">121.369 (b) </w:t>
            </w:r>
            <w:r>
              <w:rPr>
                <w:sz w:val="20"/>
                <w:szCs w:val="20"/>
              </w:rPr>
              <w:t>(9</w:t>
            </w:r>
            <w:r w:rsidRPr="00F81CD1">
              <w:rPr>
                <w:sz w:val="20"/>
                <w:szCs w:val="20"/>
              </w:rPr>
              <w:t>)</w:t>
            </w:r>
          </w:p>
        </w:tc>
        <w:tc>
          <w:tcPr>
            <w:tcW w:w="534" w:type="dxa"/>
            <w:vAlign w:val="center"/>
          </w:tcPr>
          <w:p w:rsidR="008F19A0" w:rsidRPr="00B30930" w:rsidRDefault="006C32EC" w:rsidP="008F19A0">
            <w:pPr>
              <w:jc w:val="center"/>
              <w:rPr>
                <w:sz w:val="20"/>
                <w:szCs w:val="20"/>
              </w:rPr>
            </w:pPr>
            <w:r>
              <w:rPr>
                <w:sz w:val="20"/>
                <w:szCs w:val="20"/>
              </w:rPr>
              <w:t>X</w:t>
            </w:r>
          </w:p>
        </w:tc>
        <w:tc>
          <w:tcPr>
            <w:tcW w:w="534" w:type="dxa"/>
            <w:vAlign w:val="center"/>
          </w:tcPr>
          <w:p w:rsidR="008F19A0" w:rsidRPr="00B30930" w:rsidRDefault="008F19A0" w:rsidP="008F19A0">
            <w:pPr>
              <w:jc w:val="center"/>
              <w:rPr>
                <w:sz w:val="20"/>
                <w:szCs w:val="20"/>
              </w:rPr>
            </w:pPr>
          </w:p>
        </w:tc>
        <w:tc>
          <w:tcPr>
            <w:tcW w:w="534" w:type="dxa"/>
            <w:vAlign w:val="center"/>
          </w:tcPr>
          <w:p w:rsidR="008F19A0" w:rsidRPr="00B30930" w:rsidRDefault="008F19A0" w:rsidP="008F19A0">
            <w:pPr>
              <w:jc w:val="center"/>
              <w:rPr>
                <w:sz w:val="20"/>
                <w:szCs w:val="20"/>
              </w:rPr>
            </w:pPr>
          </w:p>
        </w:tc>
        <w:tc>
          <w:tcPr>
            <w:tcW w:w="535" w:type="dxa"/>
            <w:vAlign w:val="center"/>
          </w:tcPr>
          <w:p w:rsidR="008F19A0" w:rsidRPr="00B30930" w:rsidRDefault="008F19A0" w:rsidP="008F19A0">
            <w:pPr>
              <w:jc w:val="center"/>
              <w:rPr>
                <w:sz w:val="20"/>
                <w:szCs w:val="20"/>
              </w:rPr>
            </w:pPr>
          </w:p>
        </w:tc>
      </w:tr>
      <w:tr w:rsidR="008F19A0" w:rsidTr="004E6CD2">
        <w:trPr>
          <w:trHeight w:val="593"/>
        </w:trPr>
        <w:tc>
          <w:tcPr>
            <w:tcW w:w="719" w:type="dxa"/>
          </w:tcPr>
          <w:p w:rsidR="008F19A0" w:rsidRDefault="008F19A0" w:rsidP="008F19A0">
            <w:pPr>
              <w:jc w:val="center"/>
              <w:rPr>
                <w:sz w:val="20"/>
                <w:szCs w:val="20"/>
              </w:rPr>
            </w:pPr>
            <w:r>
              <w:rPr>
                <w:sz w:val="20"/>
                <w:szCs w:val="20"/>
              </w:rPr>
              <w:t>4.4</w:t>
            </w:r>
          </w:p>
        </w:tc>
        <w:tc>
          <w:tcPr>
            <w:tcW w:w="4501" w:type="dxa"/>
          </w:tcPr>
          <w:p w:rsidR="008F19A0" w:rsidRDefault="008F19A0" w:rsidP="008F19A0">
            <w:pPr>
              <w:rPr>
                <w:color w:val="000000"/>
                <w:sz w:val="20"/>
                <w:szCs w:val="20"/>
              </w:rPr>
            </w:pPr>
            <w:r>
              <w:rPr>
                <w:color w:val="000000"/>
                <w:sz w:val="20"/>
                <w:szCs w:val="20"/>
              </w:rPr>
              <w:t>Are the certificate holder’s work forms, job cards, and detailed procedures for performing inspections and other maintenance being properly completed?</w:t>
            </w:r>
          </w:p>
        </w:tc>
        <w:tc>
          <w:tcPr>
            <w:tcW w:w="2160" w:type="dxa"/>
            <w:gridSpan w:val="2"/>
          </w:tcPr>
          <w:p w:rsidR="008F19A0" w:rsidRPr="00F81CD1" w:rsidRDefault="008F19A0" w:rsidP="008F19A0">
            <w:pPr>
              <w:rPr>
                <w:sz w:val="20"/>
                <w:szCs w:val="20"/>
              </w:rPr>
            </w:pPr>
            <w:r>
              <w:rPr>
                <w:sz w:val="20"/>
                <w:szCs w:val="20"/>
              </w:rPr>
              <w:t xml:space="preserve">14 CFR </w:t>
            </w:r>
            <w:r w:rsidRPr="00F81CD1">
              <w:rPr>
                <w:sz w:val="20"/>
                <w:szCs w:val="20"/>
              </w:rPr>
              <w:t>145.205</w:t>
            </w:r>
          </w:p>
          <w:p w:rsidR="008F19A0" w:rsidRDefault="008F19A0" w:rsidP="008F19A0">
            <w:pPr>
              <w:rPr>
                <w:sz w:val="20"/>
                <w:szCs w:val="20"/>
              </w:rPr>
            </w:pPr>
            <w:r>
              <w:rPr>
                <w:sz w:val="20"/>
                <w:szCs w:val="20"/>
              </w:rPr>
              <w:t xml:space="preserve">14 CFR </w:t>
            </w:r>
            <w:r w:rsidRPr="00F81CD1">
              <w:rPr>
                <w:sz w:val="20"/>
                <w:szCs w:val="20"/>
              </w:rPr>
              <w:t>145.209(g)</w:t>
            </w:r>
          </w:p>
        </w:tc>
        <w:tc>
          <w:tcPr>
            <w:tcW w:w="534" w:type="dxa"/>
            <w:vAlign w:val="center"/>
          </w:tcPr>
          <w:p w:rsidR="008F19A0" w:rsidRPr="00B30930" w:rsidRDefault="006C32EC" w:rsidP="008F19A0">
            <w:pPr>
              <w:jc w:val="center"/>
              <w:rPr>
                <w:sz w:val="20"/>
                <w:szCs w:val="20"/>
              </w:rPr>
            </w:pPr>
            <w:r>
              <w:rPr>
                <w:sz w:val="20"/>
                <w:szCs w:val="20"/>
              </w:rPr>
              <w:t>X</w:t>
            </w:r>
          </w:p>
        </w:tc>
        <w:tc>
          <w:tcPr>
            <w:tcW w:w="534" w:type="dxa"/>
            <w:vAlign w:val="center"/>
          </w:tcPr>
          <w:p w:rsidR="008F19A0" w:rsidRPr="00B30930" w:rsidRDefault="008F19A0" w:rsidP="008F19A0">
            <w:pPr>
              <w:jc w:val="center"/>
              <w:rPr>
                <w:sz w:val="20"/>
                <w:szCs w:val="20"/>
              </w:rPr>
            </w:pPr>
          </w:p>
        </w:tc>
        <w:tc>
          <w:tcPr>
            <w:tcW w:w="534" w:type="dxa"/>
            <w:vAlign w:val="center"/>
          </w:tcPr>
          <w:p w:rsidR="008F19A0" w:rsidRPr="00B30930" w:rsidRDefault="008F19A0" w:rsidP="008F19A0">
            <w:pPr>
              <w:jc w:val="center"/>
              <w:rPr>
                <w:sz w:val="20"/>
                <w:szCs w:val="20"/>
              </w:rPr>
            </w:pPr>
          </w:p>
        </w:tc>
        <w:tc>
          <w:tcPr>
            <w:tcW w:w="535" w:type="dxa"/>
            <w:vAlign w:val="center"/>
          </w:tcPr>
          <w:p w:rsidR="008F19A0" w:rsidRPr="00B30930" w:rsidRDefault="008F19A0" w:rsidP="008F19A0">
            <w:pPr>
              <w:jc w:val="center"/>
              <w:rPr>
                <w:sz w:val="20"/>
                <w:szCs w:val="20"/>
              </w:rPr>
            </w:pPr>
          </w:p>
        </w:tc>
      </w:tr>
      <w:tr w:rsidR="008F19A0" w:rsidTr="004E6CD2">
        <w:trPr>
          <w:trHeight w:val="593"/>
        </w:trPr>
        <w:tc>
          <w:tcPr>
            <w:tcW w:w="719" w:type="dxa"/>
          </w:tcPr>
          <w:p w:rsidR="008F19A0" w:rsidRDefault="008F19A0" w:rsidP="008F19A0">
            <w:pPr>
              <w:jc w:val="center"/>
              <w:rPr>
                <w:sz w:val="20"/>
                <w:szCs w:val="20"/>
              </w:rPr>
            </w:pPr>
            <w:r>
              <w:rPr>
                <w:sz w:val="20"/>
                <w:szCs w:val="20"/>
              </w:rPr>
              <w:t>4.5</w:t>
            </w:r>
          </w:p>
        </w:tc>
        <w:tc>
          <w:tcPr>
            <w:tcW w:w="4501" w:type="dxa"/>
          </w:tcPr>
          <w:p w:rsidR="008F19A0" w:rsidRDefault="008F19A0" w:rsidP="008F19A0">
            <w:pPr>
              <w:rPr>
                <w:color w:val="000000"/>
                <w:sz w:val="20"/>
                <w:szCs w:val="20"/>
              </w:rPr>
            </w:pPr>
            <w:r>
              <w:rPr>
                <w:color w:val="000000"/>
                <w:sz w:val="20"/>
                <w:szCs w:val="20"/>
              </w:rPr>
              <w:t>Is the certificate holder’s system for recordkeeping and retention being followed, if applicable?</w:t>
            </w:r>
          </w:p>
        </w:tc>
        <w:tc>
          <w:tcPr>
            <w:tcW w:w="2160" w:type="dxa"/>
            <w:gridSpan w:val="2"/>
          </w:tcPr>
          <w:p w:rsidR="008F19A0" w:rsidRPr="00F81CD1" w:rsidRDefault="008F19A0" w:rsidP="008F19A0">
            <w:pPr>
              <w:rPr>
                <w:sz w:val="20"/>
                <w:szCs w:val="20"/>
              </w:rPr>
            </w:pPr>
            <w:r>
              <w:rPr>
                <w:sz w:val="20"/>
                <w:szCs w:val="20"/>
              </w:rPr>
              <w:t xml:space="preserve">14 CFR </w:t>
            </w:r>
            <w:r w:rsidRPr="00F81CD1">
              <w:rPr>
                <w:sz w:val="20"/>
                <w:szCs w:val="20"/>
              </w:rPr>
              <w:t>145.205</w:t>
            </w:r>
          </w:p>
          <w:p w:rsidR="008F19A0" w:rsidRPr="00F81CD1" w:rsidRDefault="008F19A0" w:rsidP="008F19A0">
            <w:pPr>
              <w:rPr>
                <w:sz w:val="20"/>
                <w:szCs w:val="20"/>
              </w:rPr>
            </w:pPr>
            <w:r>
              <w:rPr>
                <w:sz w:val="20"/>
                <w:szCs w:val="20"/>
              </w:rPr>
              <w:t xml:space="preserve">14 CFR </w:t>
            </w:r>
            <w:r w:rsidRPr="00F81CD1">
              <w:rPr>
                <w:sz w:val="20"/>
                <w:szCs w:val="20"/>
              </w:rPr>
              <w:t>145.209(g)</w:t>
            </w:r>
          </w:p>
          <w:p w:rsidR="008F19A0" w:rsidRPr="00F81CD1" w:rsidRDefault="008F19A0" w:rsidP="008F19A0">
            <w:pPr>
              <w:rPr>
                <w:sz w:val="20"/>
                <w:szCs w:val="20"/>
              </w:rPr>
            </w:pPr>
            <w:r>
              <w:rPr>
                <w:sz w:val="20"/>
                <w:szCs w:val="20"/>
              </w:rPr>
              <w:t xml:space="preserve">14 CFR </w:t>
            </w:r>
            <w:r w:rsidRPr="00F81CD1">
              <w:rPr>
                <w:sz w:val="20"/>
                <w:szCs w:val="20"/>
              </w:rPr>
              <w:t>121.369 (c)</w:t>
            </w:r>
          </w:p>
        </w:tc>
        <w:tc>
          <w:tcPr>
            <w:tcW w:w="534" w:type="dxa"/>
            <w:vAlign w:val="center"/>
          </w:tcPr>
          <w:p w:rsidR="008F19A0" w:rsidRPr="00B30930" w:rsidRDefault="006C32EC" w:rsidP="008F19A0">
            <w:pPr>
              <w:jc w:val="center"/>
              <w:rPr>
                <w:sz w:val="20"/>
                <w:szCs w:val="20"/>
              </w:rPr>
            </w:pPr>
            <w:r>
              <w:rPr>
                <w:sz w:val="20"/>
                <w:szCs w:val="20"/>
              </w:rPr>
              <w:t>X</w:t>
            </w:r>
          </w:p>
        </w:tc>
        <w:tc>
          <w:tcPr>
            <w:tcW w:w="534" w:type="dxa"/>
            <w:vAlign w:val="center"/>
          </w:tcPr>
          <w:p w:rsidR="008F19A0" w:rsidRPr="00B30930" w:rsidRDefault="008F19A0" w:rsidP="008F19A0">
            <w:pPr>
              <w:jc w:val="center"/>
              <w:rPr>
                <w:sz w:val="20"/>
                <w:szCs w:val="20"/>
              </w:rPr>
            </w:pPr>
          </w:p>
        </w:tc>
        <w:tc>
          <w:tcPr>
            <w:tcW w:w="534" w:type="dxa"/>
            <w:vAlign w:val="center"/>
          </w:tcPr>
          <w:p w:rsidR="008F19A0" w:rsidRPr="00B30930" w:rsidRDefault="008F19A0" w:rsidP="008F19A0">
            <w:pPr>
              <w:jc w:val="center"/>
              <w:rPr>
                <w:sz w:val="20"/>
                <w:szCs w:val="20"/>
              </w:rPr>
            </w:pPr>
          </w:p>
        </w:tc>
        <w:tc>
          <w:tcPr>
            <w:tcW w:w="535" w:type="dxa"/>
            <w:vAlign w:val="center"/>
          </w:tcPr>
          <w:p w:rsidR="008F19A0" w:rsidRPr="00B30930" w:rsidRDefault="008F19A0" w:rsidP="008F19A0">
            <w:pPr>
              <w:jc w:val="center"/>
              <w:rPr>
                <w:sz w:val="20"/>
                <w:szCs w:val="20"/>
              </w:rPr>
            </w:pPr>
          </w:p>
        </w:tc>
      </w:tr>
      <w:tr w:rsidR="008F19A0" w:rsidTr="004E6CD2">
        <w:trPr>
          <w:trHeight w:val="593"/>
        </w:trPr>
        <w:tc>
          <w:tcPr>
            <w:tcW w:w="719" w:type="dxa"/>
          </w:tcPr>
          <w:p w:rsidR="008F19A0" w:rsidRDefault="008F19A0" w:rsidP="008F19A0">
            <w:pPr>
              <w:jc w:val="center"/>
              <w:rPr>
                <w:sz w:val="20"/>
                <w:szCs w:val="20"/>
              </w:rPr>
            </w:pPr>
            <w:r>
              <w:rPr>
                <w:sz w:val="20"/>
                <w:szCs w:val="20"/>
              </w:rPr>
              <w:t>4.6</w:t>
            </w:r>
          </w:p>
        </w:tc>
        <w:tc>
          <w:tcPr>
            <w:tcW w:w="4501" w:type="dxa"/>
          </w:tcPr>
          <w:p w:rsidR="008F19A0" w:rsidRDefault="008F19A0" w:rsidP="008F19A0">
            <w:pPr>
              <w:rPr>
                <w:color w:val="000000"/>
                <w:sz w:val="20"/>
                <w:szCs w:val="20"/>
              </w:rPr>
            </w:pPr>
            <w:r>
              <w:rPr>
                <w:color w:val="000000"/>
                <w:sz w:val="20"/>
                <w:szCs w:val="20"/>
              </w:rPr>
              <w:t>Are the training requirements of the certificate holders being met?</w:t>
            </w:r>
          </w:p>
        </w:tc>
        <w:tc>
          <w:tcPr>
            <w:tcW w:w="2160" w:type="dxa"/>
            <w:gridSpan w:val="2"/>
          </w:tcPr>
          <w:p w:rsidR="008F19A0" w:rsidRPr="00F81CD1" w:rsidRDefault="008F19A0" w:rsidP="008F19A0">
            <w:pPr>
              <w:rPr>
                <w:sz w:val="20"/>
                <w:szCs w:val="20"/>
              </w:rPr>
            </w:pPr>
            <w:r>
              <w:rPr>
                <w:sz w:val="20"/>
                <w:szCs w:val="20"/>
              </w:rPr>
              <w:t xml:space="preserve">14 CFR </w:t>
            </w:r>
            <w:r w:rsidRPr="00F81CD1">
              <w:rPr>
                <w:sz w:val="20"/>
                <w:szCs w:val="20"/>
              </w:rPr>
              <w:t>145.205</w:t>
            </w:r>
          </w:p>
          <w:p w:rsidR="008F19A0" w:rsidRPr="00F81CD1" w:rsidRDefault="008F19A0" w:rsidP="008F19A0">
            <w:pPr>
              <w:rPr>
                <w:sz w:val="20"/>
                <w:szCs w:val="20"/>
              </w:rPr>
            </w:pPr>
            <w:r>
              <w:rPr>
                <w:sz w:val="20"/>
                <w:szCs w:val="20"/>
              </w:rPr>
              <w:t xml:space="preserve">14 CFR </w:t>
            </w:r>
            <w:r w:rsidRPr="00F81CD1">
              <w:rPr>
                <w:sz w:val="20"/>
                <w:szCs w:val="20"/>
              </w:rPr>
              <w:t>145.209(g)</w:t>
            </w:r>
          </w:p>
          <w:p w:rsidR="008F19A0" w:rsidRPr="00F81CD1" w:rsidRDefault="008F19A0" w:rsidP="008F19A0">
            <w:pPr>
              <w:rPr>
                <w:sz w:val="20"/>
                <w:szCs w:val="20"/>
              </w:rPr>
            </w:pPr>
            <w:r>
              <w:rPr>
                <w:sz w:val="20"/>
                <w:szCs w:val="20"/>
              </w:rPr>
              <w:t xml:space="preserve">14 CFR </w:t>
            </w:r>
            <w:r w:rsidRPr="00F81CD1">
              <w:rPr>
                <w:sz w:val="20"/>
                <w:szCs w:val="20"/>
              </w:rPr>
              <w:t>121.375</w:t>
            </w:r>
          </w:p>
        </w:tc>
        <w:tc>
          <w:tcPr>
            <w:tcW w:w="534" w:type="dxa"/>
            <w:vAlign w:val="center"/>
          </w:tcPr>
          <w:p w:rsidR="008F19A0" w:rsidRPr="00B30930" w:rsidRDefault="006C32EC" w:rsidP="008F19A0">
            <w:pPr>
              <w:jc w:val="center"/>
              <w:rPr>
                <w:sz w:val="20"/>
                <w:szCs w:val="20"/>
              </w:rPr>
            </w:pPr>
            <w:r>
              <w:rPr>
                <w:sz w:val="20"/>
                <w:szCs w:val="20"/>
              </w:rPr>
              <w:t>X</w:t>
            </w:r>
          </w:p>
        </w:tc>
        <w:tc>
          <w:tcPr>
            <w:tcW w:w="534" w:type="dxa"/>
            <w:vAlign w:val="center"/>
          </w:tcPr>
          <w:p w:rsidR="008F19A0" w:rsidRPr="00B30930" w:rsidRDefault="008F19A0" w:rsidP="008F19A0">
            <w:pPr>
              <w:jc w:val="center"/>
              <w:rPr>
                <w:sz w:val="20"/>
                <w:szCs w:val="20"/>
              </w:rPr>
            </w:pPr>
          </w:p>
        </w:tc>
        <w:tc>
          <w:tcPr>
            <w:tcW w:w="534" w:type="dxa"/>
            <w:vAlign w:val="center"/>
          </w:tcPr>
          <w:p w:rsidR="008F19A0" w:rsidRPr="00B30930" w:rsidRDefault="008F19A0" w:rsidP="008F19A0">
            <w:pPr>
              <w:jc w:val="center"/>
              <w:rPr>
                <w:sz w:val="20"/>
                <w:szCs w:val="20"/>
              </w:rPr>
            </w:pPr>
          </w:p>
        </w:tc>
        <w:tc>
          <w:tcPr>
            <w:tcW w:w="535" w:type="dxa"/>
            <w:vAlign w:val="center"/>
          </w:tcPr>
          <w:p w:rsidR="008F19A0" w:rsidRPr="00B30930" w:rsidRDefault="008F19A0" w:rsidP="008F19A0">
            <w:pPr>
              <w:jc w:val="center"/>
              <w:rPr>
                <w:sz w:val="20"/>
                <w:szCs w:val="20"/>
              </w:rPr>
            </w:pPr>
          </w:p>
        </w:tc>
      </w:tr>
    </w:tbl>
    <w:p w:rsidR="00883A30" w:rsidRDefault="00883A30">
      <w:r>
        <w:br w:type="page"/>
      </w:r>
    </w:p>
    <w:tbl>
      <w:tblPr>
        <w:tblW w:w="951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9"/>
        <w:gridCol w:w="2199"/>
        <w:gridCol w:w="1042"/>
        <w:gridCol w:w="1158"/>
        <w:gridCol w:w="102"/>
        <w:gridCol w:w="2097"/>
        <w:gridCol w:w="63"/>
        <w:gridCol w:w="534"/>
        <w:gridCol w:w="534"/>
        <w:gridCol w:w="534"/>
        <w:gridCol w:w="535"/>
      </w:tblGrid>
      <w:tr w:rsidR="008F19A0" w:rsidTr="004E6CD2">
        <w:trPr>
          <w:trHeight w:val="440"/>
        </w:trPr>
        <w:tc>
          <w:tcPr>
            <w:tcW w:w="719" w:type="dxa"/>
            <w:shd w:val="clear" w:color="auto" w:fill="D9D9D9"/>
            <w:vAlign w:val="center"/>
          </w:tcPr>
          <w:p w:rsidR="008F19A0" w:rsidRDefault="008F19A0" w:rsidP="008F19A0">
            <w:pPr>
              <w:jc w:val="center"/>
              <w:rPr>
                <w:sz w:val="20"/>
                <w:szCs w:val="20"/>
              </w:rPr>
            </w:pPr>
            <w:r>
              <w:rPr>
                <w:sz w:val="20"/>
                <w:szCs w:val="20"/>
              </w:rPr>
              <w:lastRenderedPageBreak/>
              <w:t>ITEM</w:t>
            </w:r>
          </w:p>
        </w:tc>
        <w:tc>
          <w:tcPr>
            <w:tcW w:w="4501" w:type="dxa"/>
            <w:gridSpan w:val="4"/>
            <w:shd w:val="clear" w:color="auto" w:fill="D9D9D9"/>
            <w:vAlign w:val="center"/>
          </w:tcPr>
          <w:p w:rsidR="008F19A0" w:rsidRDefault="008F19A0" w:rsidP="008F19A0">
            <w:pPr>
              <w:jc w:val="center"/>
              <w:rPr>
                <w:sz w:val="20"/>
                <w:szCs w:val="20"/>
              </w:rPr>
            </w:pPr>
            <w:r>
              <w:rPr>
                <w:sz w:val="20"/>
                <w:szCs w:val="20"/>
              </w:rPr>
              <w:t>REQUIREMENT</w:t>
            </w:r>
          </w:p>
        </w:tc>
        <w:tc>
          <w:tcPr>
            <w:tcW w:w="2160" w:type="dxa"/>
            <w:gridSpan w:val="2"/>
            <w:shd w:val="clear" w:color="auto" w:fill="D9D9D9"/>
            <w:vAlign w:val="center"/>
          </w:tcPr>
          <w:p w:rsidR="008F19A0" w:rsidRDefault="008F19A0" w:rsidP="008F19A0">
            <w:pPr>
              <w:jc w:val="center"/>
              <w:rPr>
                <w:sz w:val="20"/>
                <w:szCs w:val="20"/>
              </w:rPr>
            </w:pPr>
            <w:r>
              <w:rPr>
                <w:sz w:val="20"/>
                <w:szCs w:val="20"/>
              </w:rPr>
              <w:t>REFERENCE</w:t>
            </w:r>
          </w:p>
        </w:tc>
        <w:tc>
          <w:tcPr>
            <w:tcW w:w="534" w:type="dxa"/>
            <w:shd w:val="clear" w:color="auto" w:fill="D9D9D9"/>
            <w:vAlign w:val="center"/>
          </w:tcPr>
          <w:p w:rsidR="008F19A0" w:rsidRPr="009B2639" w:rsidRDefault="008F19A0" w:rsidP="008F19A0">
            <w:pPr>
              <w:jc w:val="center"/>
            </w:pPr>
            <w:r w:rsidRPr="009B2639">
              <w:t>S</w:t>
            </w:r>
          </w:p>
        </w:tc>
        <w:tc>
          <w:tcPr>
            <w:tcW w:w="534" w:type="dxa"/>
            <w:shd w:val="clear" w:color="auto" w:fill="D9D9D9"/>
            <w:vAlign w:val="center"/>
          </w:tcPr>
          <w:p w:rsidR="008F19A0" w:rsidRPr="009B2639" w:rsidRDefault="008F19A0" w:rsidP="008F19A0">
            <w:pPr>
              <w:jc w:val="center"/>
            </w:pPr>
            <w:r>
              <w:t>U</w:t>
            </w:r>
          </w:p>
        </w:tc>
        <w:tc>
          <w:tcPr>
            <w:tcW w:w="534" w:type="dxa"/>
            <w:shd w:val="clear" w:color="auto" w:fill="D9D9D9"/>
            <w:vAlign w:val="center"/>
          </w:tcPr>
          <w:p w:rsidR="008F19A0" w:rsidRPr="008F19A0" w:rsidRDefault="008F19A0" w:rsidP="008F19A0">
            <w:pPr>
              <w:ind w:left="-59" w:right="-45"/>
              <w:jc w:val="center"/>
              <w:rPr>
                <w:szCs w:val="20"/>
              </w:rPr>
            </w:pPr>
            <w:r w:rsidRPr="008F19A0">
              <w:rPr>
                <w:szCs w:val="20"/>
              </w:rPr>
              <w:t>N/A</w:t>
            </w:r>
          </w:p>
        </w:tc>
        <w:tc>
          <w:tcPr>
            <w:tcW w:w="535" w:type="dxa"/>
            <w:shd w:val="clear" w:color="auto" w:fill="D9D9D9"/>
            <w:vAlign w:val="center"/>
          </w:tcPr>
          <w:p w:rsidR="008F19A0" w:rsidRPr="009B2639" w:rsidRDefault="008F19A0" w:rsidP="008F19A0">
            <w:pPr>
              <w:jc w:val="center"/>
            </w:pPr>
            <w:r w:rsidRPr="009B2639">
              <w:t>C</w:t>
            </w:r>
          </w:p>
        </w:tc>
      </w:tr>
      <w:tr w:rsidR="008F19A0" w:rsidTr="004E6CD2">
        <w:trPr>
          <w:trHeight w:val="431"/>
        </w:trPr>
        <w:tc>
          <w:tcPr>
            <w:tcW w:w="719" w:type="dxa"/>
          </w:tcPr>
          <w:p w:rsidR="008F19A0" w:rsidRPr="00AC4811" w:rsidRDefault="008F19A0" w:rsidP="008F19A0">
            <w:pPr>
              <w:jc w:val="center"/>
              <w:rPr>
                <w:b/>
                <w:sz w:val="20"/>
                <w:szCs w:val="20"/>
              </w:rPr>
            </w:pPr>
            <w:r>
              <w:rPr>
                <w:b/>
                <w:sz w:val="20"/>
                <w:szCs w:val="20"/>
              </w:rPr>
              <w:t>5</w:t>
            </w:r>
          </w:p>
        </w:tc>
        <w:tc>
          <w:tcPr>
            <w:tcW w:w="4501" w:type="dxa"/>
            <w:gridSpan w:val="4"/>
          </w:tcPr>
          <w:p w:rsidR="008F19A0" w:rsidRPr="00AC4811" w:rsidRDefault="008F19A0" w:rsidP="008F19A0">
            <w:pPr>
              <w:rPr>
                <w:b/>
                <w:sz w:val="20"/>
                <w:szCs w:val="20"/>
              </w:rPr>
            </w:pPr>
            <w:r>
              <w:rPr>
                <w:b/>
                <w:sz w:val="20"/>
                <w:szCs w:val="20"/>
              </w:rPr>
              <w:t>Equipment, Tools</w:t>
            </w:r>
          </w:p>
        </w:tc>
        <w:tc>
          <w:tcPr>
            <w:tcW w:w="2160" w:type="dxa"/>
            <w:gridSpan w:val="2"/>
          </w:tcPr>
          <w:p w:rsidR="008F19A0" w:rsidRDefault="008F19A0" w:rsidP="008F19A0">
            <w:pPr>
              <w:rPr>
                <w:sz w:val="20"/>
                <w:szCs w:val="20"/>
              </w:rPr>
            </w:pPr>
          </w:p>
        </w:tc>
        <w:tc>
          <w:tcPr>
            <w:tcW w:w="534" w:type="dxa"/>
            <w:tcBorders>
              <w:tl2br w:val="single" w:sz="4" w:space="0" w:color="auto"/>
              <w:tr2bl w:val="single" w:sz="4" w:space="0" w:color="auto"/>
            </w:tcBorders>
          </w:tcPr>
          <w:p w:rsidR="008F19A0" w:rsidRDefault="008F19A0" w:rsidP="008F19A0">
            <w:pPr>
              <w:rPr>
                <w:sz w:val="20"/>
                <w:szCs w:val="20"/>
              </w:rPr>
            </w:pPr>
          </w:p>
        </w:tc>
        <w:tc>
          <w:tcPr>
            <w:tcW w:w="534" w:type="dxa"/>
            <w:tcBorders>
              <w:tl2br w:val="single" w:sz="4" w:space="0" w:color="auto"/>
              <w:tr2bl w:val="single" w:sz="4" w:space="0" w:color="auto"/>
            </w:tcBorders>
          </w:tcPr>
          <w:p w:rsidR="008F19A0" w:rsidRDefault="008F19A0" w:rsidP="008F19A0">
            <w:pPr>
              <w:rPr>
                <w:sz w:val="20"/>
                <w:szCs w:val="20"/>
              </w:rPr>
            </w:pPr>
          </w:p>
        </w:tc>
        <w:tc>
          <w:tcPr>
            <w:tcW w:w="534" w:type="dxa"/>
            <w:tcBorders>
              <w:tl2br w:val="single" w:sz="4" w:space="0" w:color="auto"/>
              <w:tr2bl w:val="single" w:sz="4" w:space="0" w:color="auto"/>
            </w:tcBorders>
          </w:tcPr>
          <w:p w:rsidR="008F19A0" w:rsidRDefault="008F19A0" w:rsidP="008F19A0">
            <w:pPr>
              <w:rPr>
                <w:sz w:val="20"/>
                <w:szCs w:val="20"/>
              </w:rPr>
            </w:pPr>
          </w:p>
        </w:tc>
        <w:tc>
          <w:tcPr>
            <w:tcW w:w="535" w:type="dxa"/>
            <w:tcBorders>
              <w:tl2br w:val="single" w:sz="4" w:space="0" w:color="auto"/>
              <w:tr2bl w:val="single" w:sz="4" w:space="0" w:color="auto"/>
            </w:tcBorders>
          </w:tcPr>
          <w:p w:rsidR="008F19A0" w:rsidRDefault="008F19A0" w:rsidP="008F19A0">
            <w:pPr>
              <w:rPr>
                <w:sz w:val="20"/>
                <w:szCs w:val="20"/>
              </w:rPr>
            </w:pPr>
          </w:p>
        </w:tc>
      </w:tr>
      <w:tr w:rsidR="008F19A0" w:rsidRPr="00B30930" w:rsidTr="004E6CD2">
        <w:trPr>
          <w:trHeight w:val="548"/>
        </w:trPr>
        <w:tc>
          <w:tcPr>
            <w:tcW w:w="719" w:type="dxa"/>
            <w:vMerge w:val="restart"/>
          </w:tcPr>
          <w:p w:rsidR="008F19A0" w:rsidRDefault="008F19A0" w:rsidP="008F19A0">
            <w:pPr>
              <w:jc w:val="center"/>
              <w:rPr>
                <w:sz w:val="20"/>
                <w:szCs w:val="20"/>
              </w:rPr>
            </w:pPr>
            <w:r>
              <w:rPr>
                <w:sz w:val="20"/>
                <w:szCs w:val="20"/>
              </w:rPr>
              <w:t>5.1</w:t>
            </w:r>
          </w:p>
        </w:tc>
        <w:tc>
          <w:tcPr>
            <w:tcW w:w="4501" w:type="dxa"/>
            <w:gridSpan w:val="4"/>
          </w:tcPr>
          <w:p w:rsidR="008F19A0" w:rsidRDefault="008F19A0" w:rsidP="008F19A0">
            <w:pPr>
              <w:rPr>
                <w:sz w:val="20"/>
                <w:szCs w:val="20"/>
              </w:rPr>
            </w:pPr>
            <w:r>
              <w:rPr>
                <w:sz w:val="20"/>
                <w:szCs w:val="20"/>
              </w:rPr>
              <w:t>Sample precision tools in use, including persona</w:t>
            </w:r>
            <w:ins w:id="0" w:author="Mike Brown - LNK" w:date="2023-02-07T08:44:00Z">
              <w:r>
                <w:rPr>
                  <w:sz w:val="20"/>
                  <w:szCs w:val="20"/>
                </w:rPr>
                <w:t>l</w:t>
              </w:r>
            </w:ins>
            <w:r>
              <w:rPr>
                <w:sz w:val="20"/>
                <w:szCs w:val="20"/>
              </w:rPr>
              <w:t xml:space="preserve"> tools.  For each tool, answer items 5.2 though 5.4 </w:t>
            </w:r>
          </w:p>
        </w:tc>
        <w:tc>
          <w:tcPr>
            <w:tcW w:w="2160" w:type="dxa"/>
            <w:gridSpan w:val="2"/>
          </w:tcPr>
          <w:p w:rsidR="008F19A0" w:rsidRPr="00D474D9" w:rsidRDefault="008F19A0" w:rsidP="008F19A0">
            <w:pPr>
              <w:rPr>
                <w:sz w:val="20"/>
                <w:szCs w:val="20"/>
              </w:rPr>
            </w:pPr>
          </w:p>
        </w:tc>
        <w:tc>
          <w:tcPr>
            <w:tcW w:w="534" w:type="dxa"/>
            <w:tcBorders>
              <w:tl2br w:val="single" w:sz="4" w:space="0" w:color="auto"/>
              <w:tr2bl w:val="single" w:sz="4" w:space="0" w:color="auto"/>
            </w:tcBorders>
          </w:tcPr>
          <w:p w:rsidR="008F19A0" w:rsidRPr="00B30930" w:rsidRDefault="008F19A0" w:rsidP="008F19A0">
            <w:pPr>
              <w:rPr>
                <w:sz w:val="20"/>
                <w:szCs w:val="20"/>
              </w:rPr>
            </w:pPr>
          </w:p>
        </w:tc>
        <w:tc>
          <w:tcPr>
            <w:tcW w:w="534" w:type="dxa"/>
            <w:tcBorders>
              <w:tl2br w:val="single" w:sz="4" w:space="0" w:color="auto"/>
              <w:tr2bl w:val="single" w:sz="4" w:space="0" w:color="auto"/>
            </w:tcBorders>
          </w:tcPr>
          <w:p w:rsidR="008F19A0" w:rsidRPr="00B30930" w:rsidRDefault="008F19A0" w:rsidP="008F19A0">
            <w:pPr>
              <w:rPr>
                <w:sz w:val="20"/>
                <w:szCs w:val="20"/>
              </w:rPr>
            </w:pPr>
          </w:p>
        </w:tc>
        <w:tc>
          <w:tcPr>
            <w:tcW w:w="534" w:type="dxa"/>
            <w:tcBorders>
              <w:tl2br w:val="single" w:sz="4" w:space="0" w:color="auto"/>
              <w:tr2bl w:val="single" w:sz="4" w:space="0" w:color="auto"/>
            </w:tcBorders>
          </w:tcPr>
          <w:p w:rsidR="008F19A0" w:rsidRPr="00B30930" w:rsidRDefault="008F19A0" w:rsidP="008F19A0">
            <w:pPr>
              <w:rPr>
                <w:sz w:val="20"/>
                <w:szCs w:val="20"/>
              </w:rPr>
            </w:pPr>
          </w:p>
        </w:tc>
        <w:tc>
          <w:tcPr>
            <w:tcW w:w="535" w:type="dxa"/>
            <w:tcBorders>
              <w:tl2br w:val="single" w:sz="4" w:space="0" w:color="auto"/>
              <w:tr2bl w:val="single" w:sz="4" w:space="0" w:color="auto"/>
            </w:tcBorders>
          </w:tcPr>
          <w:p w:rsidR="008F19A0" w:rsidRPr="00B30930" w:rsidRDefault="008F19A0" w:rsidP="008F19A0">
            <w:pPr>
              <w:rPr>
                <w:sz w:val="20"/>
                <w:szCs w:val="20"/>
              </w:rPr>
            </w:pPr>
          </w:p>
        </w:tc>
      </w:tr>
      <w:tr w:rsidR="0039418C" w:rsidRPr="00167178" w:rsidTr="006C32EC">
        <w:trPr>
          <w:trHeight w:val="296"/>
        </w:trPr>
        <w:tc>
          <w:tcPr>
            <w:tcW w:w="719" w:type="dxa"/>
            <w:vMerge/>
          </w:tcPr>
          <w:p w:rsidR="0039418C" w:rsidRDefault="0039418C" w:rsidP="0039418C">
            <w:pPr>
              <w:jc w:val="center"/>
              <w:rPr>
                <w:sz w:val="20"/>
                <w:szCs w:val="20"/>
              </w:rPr>
            </w:pPr>
          </w:p>
        </w:tc>
        <w:tc>
          <w:tcPr>
            <w:tcW w:w="2199" w:type="dxa"/>
            <w:vAlign w:val="center"/>
          </w:tcPr>
          <w:p w:rsidR="0039418C" w:rsidRPr="00167178" w:rsidRDefault="0039418C" w:rsidP="0039418C">
            <w:pPr>
              <w:rPr>
                <w:sz w:val="18"/>
                <w:szCs w:val="18"/>
              </w:rPr>
            </w:pPr>
            <w:r w:rsidRPr="00167178">
              <w:rPr>
                <w:sz w:val="18"/>
                <w:szCs w:val="18"/>
              </w:rPr>
              <w:t>SN:</w:t>
            </w:r>
            <w:r>
              <w:rPr>
                <w:sz w:val="18"/>
                <w:szCs w:val="18"/>
              </w:rPr>
              <w:t xml:space="preserve"> </w:t>
            </w:r>
          </w:p>
        </w:tc>
        <w:tc>
          <w:tcPr>
            <w:tcW w:w="2200" w:type="dxa"/>
            <w:gridSpan w:val="2"/>
            <w:vAlign w:val="center"/>
          </w:tcPr>
          <w:p w:rsidR="0039418C" w:rsidRPr="00167178" w:rsidRDefault="0039418C" w:rsidP="0039418C">
            <w:pPr>
              <w:rPr>
                <w:sz w:val="18"/>
                <w:szCs w:val="18"/>
              </w:rPr>
            </w:pPr>
            <w:r w:rsidRPr="00167178">
              <w:rPr>
                <w:sz w:val="18"/>
                <w:szCs w:val="18"/>
              </w:rPr>
              <w:t>Due Date:</w:t>
            </w:r>
            <w:r>
              <w:rPr>
                <w:sz w:val="18"/>
                <w:szCs w:val="18"/>
              </w:rPr>
              <w:t xml:space="preserve"> </w:t>
            </w:r>
          </w:p>
        </w:tc>
        <w:tc>
          <w:tcPr>
            <w:tcW w:w="2199" w:type="dxa"/>
            <w:gridSpan w:val="2"/>
            <w:shd w:val="clear" w:color="auto" w:fill="auto"/>
            <w:vAlign w:val="center"/>
          </w:tcPr>
          <w:p w:rsidR="0039418C" w:rsidRPr="00167178" w:rsidRDefault="0039418C" w:rsidP="0039418C">
            <w:pPr>
              <w:rPr>
                <w:sz w:val="18"/>
                <w:szCs w:val="18"/>
              </w:rPr>
            </w:pPr>
            <w:r w:rsidRPr="00167178">
              <w:rPr>
                <w:sz w:val="18"/>
                <w:szCs w:val="18"/>
              </w:rPr>
              <w:t>SN:</w:t>
            </w:r>
            <w:r>
              <w:rPr>
                <w:sz w:val="18"/>
                <w:szCs w:val="18"/>
              </w:rPr>
              <w:t xml:space="preserve"> </w:t>
            </w:r>
          </w:p>
        </w:tc>
        <w:tc>
          <w:tcPr>
            <w:tcW w:w="2200" w:type="dxa"/>
            <w:gridSpan w:val="5"/>
            <w:shd w:val="clear" w:color="auto" w:fill="auto"/>
            <w:vAlign w:val="center"/>
          </w:tcPr>
          <w:p w:rsidR="0039418C" w:rsidRPr="00167178" w:rsidRDefault="0039418C" w:rsidP="0039418C">
            <w:pPr>
              <w:rPr>
                <w:sz w:val="18"/>
                <w:szCs w:val="18"/>
              </w:rPr>
            </w:pPr>
            <w:r w:rsidRPr="00167178">
              <w:rPr>
                <w:sz w:val="18"/>
                <w:szCs w:val="18"/>
              </w:rPr>
              <w:t>Due Date:</w:t>
            </w:r>
            <w:r>
              <w:rPr>
                <w:sz w:val="18"/>
                <w:szCs w:val="18"/>
              </w:rPr>
              <w:t xml:space="preserve"> </w:t>
            </w:r>
          </w:p>
        </w:tc>
      </w:tr>
      <w:tr w:rsidR="0039418C" w:rsidRPr="00167178" w:rsidTr="006C32EC">
        <w:trPr>
          <w:trHeight w:val="251"/>
        </w:trPr>
        <w:tc>
          <w:tcPr>
            <w:tcW w:w="719" w:type="dxa"/>
            <w:vMerge/>
          </w:tcPr>
          <w:p w:rsidR="0039418C" w:rsidRDefault="0039418C" w:rsidP="0039418C">
            <w:pPr>
              <w:jc w:val="center"/>
              <w:rPr>
                <w:sz w:val="20"/>
                <w:szCs w:val="20"/>
              </w:rPr>
            </w:pPr>
          </w:p>
        </w:tc>
        <w:tc>
          <w:tcPr>
            <w:tcW w:w="2199" w:type="dxa"/>
            <w:vAlign w:val="center"/>
          </w:tcPr>
          <w:p w:rsidR="0039418C" w:rsidRPr="00167178" w:rsidRDefault="0039418C" w:rsidP="0039418C">
            <w:pPr>
              <w:rPr>
                <w:sz w:val="18"/>
                <w:szCs w:val="18"/>
              </w:rPr>
            </w:pPr>
            <w:r w:rsidRPr="00167178">
              <w:rPr>
                <w:sz w:val="18"/>
                <w:szCs w:val="18"/>
              </w:rPr>
              <w:t>SN:</w:t>
            </w:r>
            <w:r>
              <w:rPr>
                <w:sz w:val="18"/>
                <w:szCs w:val="18"/>
              </w:rPr>
              <w:t xml:space="preserve"> </w:t>
            </w:r>
          </w:p>
        </w:tc>
        <w:tc>
          <w:tcPr>
            <w:tcW w:w="2200" w:type="dxa"/>
            <w:gridSpan w:val="2"/>
            <w:vAlign w:val="center"/>
          </w:tcPr>
          <w:p w:rsidR="0039418C" w:rsidRPr="00167178" w:rsidRDefault="0039418C" w:rsidP="0039418C">
            <w:pPr>
              <w:rPr>
                <w:sz w:val="18"/>
                <w:szCs w:val="18"/>
              </w:rPr>
            </w:pPr>
            <w:r w:rsidRPr="00167178">
              <w:rPr>
                <w:sz w:val="18"/>
                <w:szCs w:val="18"/>
              </w:rPr>
              <w:t>Due Date:</w:t>
            </w:r>
            <w:r>
              <w:rPr>
                <w:sz w:val="18"/>
                <w:szCs w:val="18"/>
              </w:rPr>
              <w:t xml:space="preserve"> </w:t>
            </w:r>
          </w:p>
        </w:tc>
        <w:tc>
          <w:tcPr>
            <w:tcW w:w="2199" w:type="dxa"/>
            <w:gridSpan w:val="2"/>
            <w:shd w:val="clear" w:color="auto" w:fill="auto"/>
            <w:vAlign w:val="center"/>
          </w:tcPr>
          <w:p w:rsidR="0039418C" w:rsidRPr="00167178" w:rsidRDefault="0039418C" w:rsidP="0039418C">
            <w:pPr>
              <w:rPr>
                <w:sz w:val="18"/>
                <w:szCs w:val="18"/>
              </w:rPr>
            </w:pPr>
            <w:r w:rsidRPr="00167178">
              <w:rPr>
                <w:sz w:val="18"/>
                <w:szCs w:val="18"/>
              </w:rPr>
              <w:t>SN:</w:t>
            </w:r>
            <w:r>
              <w:rPr>
                <w:sz w:val="18"/>
                <w:szCs w:val="18"/>
              </w:rPr>
              <w:t xml:space="preserve"> </w:t>
            </w:r>
          </w:p>
        </w:tc>
        <w:tc>
          <w:tcPr>
            <w:tcW w:w="2200" w:type="dxa"/>
            <w:gridSpan w:val="5"/>
            <w:shd w:val="clear" w:color="auto" w:fill="auto"/>
            <w:vAlign w:val="center"/>
          </w:tcPr>
          <w:p w:rsidR="0039418C" w:rsidRPr="00167178" w:rsidRDefault="0039418C" w:rsidP="0039418C">
            <w:pPr>
              <w:rPr>
                <w:sz w:val="18"/>
                <w:szCs w:val="18"/>
              </w:rPr>
            </w:pPr>
            <w:r w:rsidRPr="00167178">
              <w:rPr>
                <w:sz w:val="18"/>
                <w:szCs w:val="18"/>
              </w:rPr>
              <w:t>Due Date:</w:t>
            </w:r>
            <w:r>
              <w:rPr>
                <w:sz w:val="18"/>
                <w:szCs w:val="18"/>
              </w:rPr>
              <w:t xml:space="preserve"> </w:t>
            </w:r>
          </w:p>
        </w:tc>
      </w:tr>
      <w:tr w:rsidR="0039418C" w:rsidRPr="00167178" w:rsidTr="006C32EC">
        <w:trPr>
          <w:trHeight w:val="269"/>
        </w:trPr>
        <w:tc>
          <w:tcPr>
            <w:tcW w:w="719" w:type="dxa"/>
            <w:vMerge/>
          </w:tcPr>
          <w:p w:rsidR="0039418C" w:rsidRDefault="0039418C" w:rsidP="0039418C">
            <w:pPr>
              <w:jc w:val="center"/>
              <w:rPr>
                <w:sz w:val="20"/>
                <w:szCs w:val="20"/>
              </w:rPr>
            </w:pPr>
          </w:p>
        </w:tc>
        <w:tc>
          <w:tcPr>
            <w:tcW w:w="2199" w:type="dxa"/>
            <w:vAlign w:val="center"/>
          </w:tcPr>
          <w:p w:rsidR="0039418C" w:rsidRPr="00167178" w:rsidRDefault="0039418C" w:rsidP="0039418C">
            <w:pPr>
              <w:rPr>
                <w:sz w:val="18"/>
                <w:szCs w:val="18"/>
              </w:rPr>
            </w:pPr>
            <w:r w:rsidRPr="00167178">
              <w:rPr>
                <w:sz w:val="18"/>
                <w:szCs w:val="18"/>
              </w:rPr>
              <w:t>SN:</w:t>
            </w:r>
            <w:r>
              <w:rPr>
                <w:sz w:val="18"/>
                <w:szCs w:val="18"/>
              </w:rPr>
              <w:t xml:space="preserve"> </w:t>
            </w:r>
          </w:p>
        </w:tc>
        <w:tc>
          <w:tcPr>
            <w:tcW w:w="2200" w:type="dxa"/>
            <w:gridSpan w:val="2"/>
            <w:vAlign w:val="center"/>
          </w:tcPr>
          <w:p w:rsidR="0039418C" w:rsidRPr="00167178" w:rsidRDefault="0039418C" w:rsidP="0039418C">
            <w:pPr>
              <w:rPr>
                <w:sz w:val="18"/>
                <w:szCs w:val="18"/>
              </w:rPr>
            </w:pPr>
            <w:r w:rsidRPr="00167178">
              <w:rPr>
                <w:sz w:val="18"/>
                <w:szCs w:val="18"/>
              </w:rPr>
              <w:t>Due Date:</w:t>
            </w:r>
            <w:r>
              <w:rPr>
                <w:sz w:val="18"/>
                <w:szCs w:val="18"/>
              </w:rPr>
              <w:t xml:space="preserve"> </w:t>
            </w:r>
          </w:p>
        </w:tc>
        <w:tc>
          <w:tcPr>
            <w:tcW w:w="2199" w:type="dxa"/>
            <w:gridSpan w:val="2"/>
            <w:shd w:val="clear" w:color="auto" w:fill="auto"/>
            <w:vAlign w:val="center"/>
          </w:tcPr>
          <w:p w:rsidR="0039418C" w:rsidRPr="00167178" w:rsidRDefault="0039418C" w:rsidP="0039418C">
            <w:pPr>
              <w:rPr>
                <w:sz w:val="18"/>
                <w:szCs w:val="18"/>
              </w:rPr>
            </w:pPr>
            <w:r w:rsidRPr="00167178">
              <w:rPr>
                <w:sz w:val="18"/>
                <w:szCs w:val="18"/>
              </w:rPr>
              <w:t>SN:</w:t>
            </w:r>
            <w:r>
              <w:rPr>
                <w:sz w:val="18"/>
                <w:szCs w:val="18"/>
              </w:rPr>
              <w:t xml:space="preserve"> </w:t>
            </w:r>
          </w:p>
        </w:tc>
        <w:tc>
          <w:tcPr>
            <w:tcW w:w="2200" w:type="dxa"/>
            <w:gridSpan w:val="5"/>
            <w:shd w:val="clear" w:color="auto" w:fill="auto"/>
            <w:vAlign w:val="center"/>
          </w:tcPr>
          <w:p w:rsidR="0039418C" w:rsidRPr="00167178" w:rsidRDefault="0039418C" w:rsidP="0039418C">
            <w:pPr>
              <w:rPr>
                <w:sz w:val="18"/>
                <w:szCs w:val="18"/>
              </w:rPr>
            </w:pPr>
            <w:r w:rsidRPr="00167178">
              <w:rPr>
                <w:sz w:val="18"/>
                <w:szCs w:val="18"/>
              </w:rPr>
              <w:t>Due Date:</w:t>
            </w:r>
            <w:r>
              <w:rPr>
                <w:sz w:val="18"/>
                <w:szCs w:val="18"/>
              </w:rPr>
              <w:t xml:space="preserve"> </w:t>
            </w:r>
          </w:p>
        </w:tc>
      </w:tr>
      <w:tr w:rsidR="0039418C" w:rsidRPr="00167178" w:rsidTr="006C32EC">
        <w:trPr>
          <w:trHeight w:val="251"/>
        </w:trPr>
        <w:tc>
          <w:tcPr>
            <w:tcW w:w="719" w:type="dxa"/>
            <w:vMerge/>
          </w:tcPr>
          <w:p w:rsidR="0039418C" w:rsidRDefault="0039418C" w:rsidP="0039418C">
            <w:pPr>
              <w:jc w:val="center"/>
              <w:rPr>
                <w:sz w:val="20"/>
                <w:szCs w:val="20"/>
              </w:rPr>
            </w:pPr>
          </w:p>
        </w:tc>
        <w:tc>
          <w:tcPr>
            <w:tcW w:w="2199" w:type="dxa"/>
            <w:vAlign w:val="center"/>
          </w:tcPr>
          <w:p w:rsidR="0039418C" w:rsidRPr="00167178" w:rsidRDefault="0039418C" w:rsidP="0039418C">
            <w:pPr>
              <w:rPr>
                <w:sz w:val="18"/>
                <w:szCs w:val="18"/>
              </w:rPr>
            </w:pPr>
            <w:r w:rsidRPr="00167178">
              <w:rPr>
                <w:sz w:val="18"/>
                <w:szCs w:val="18"/>
              </w:rPr>
              <w:t>SN:</w:t>
            </w:r>
            <w:r>
              <w:rPr>
                <w:sz w:val="18"/>
                <w:szCs w:val="18"/>
              </w:rPr>
              <w:t xml:space="preserve"> </w:t>
            </w:r>
          </w:p>
        </w:tc>
        <w:tc>
          <w:tcPr>
            <w:tcW w:w="2200" w:type="dxa"/>
            <w:gridSpan w:val="2"/>
            <w:vAlign w:val="center"/>
          </w:tcPr>
          <w:p w:rsidR="0039418C" w:rsidRPr="00167178" w:rsidRDefault="0039418C" w:rsidP="0039418C">
            <w:pPr>
              <w:rPr>
                <w:sz w:val="18"/>
                <w:szCs w:val="18"/>
              </w:rPr>
            </w:pPr>
            <w:r w:rsidRPr="00167178">
              <w:rPr>
                <w:sz w:val="18"/>
                <w:szCs w:val="18"/>
              </w:rPr>
              <w:t>Due Date:</w:t>
            </w:r>
            <w:r>
              <w:rPr>
                <w:sz w:val="18"/>
                <w:szCs w:val="18"/>
              </w:rPr>
              <w:t xml:space="preserve"> </w:t>
            </w:r>
          </w:p>
        </w:tc>
        <w:tc>
          <w:tcPr>
            <w:tcW w:w="2199" w:type="dxa"/>
            <w:gridSpan w:val="2"/>
            <w:shd w:val="clear" w:color="auto" w:fill="auto"/>
            <w:vAlign w:val="center"/>
          </w:tcPr>
          <w:p w:rsidR="0039418C" w:rsidRPr="00167178" w:rsidRDefault="0039418C" w:rsidP="0039418C">
            <w:pPr>
              <w:rPr>
                <w:sz w:val="18"/>
                <w:szCs w:val="18"/>
              </w:rPr>
            </w:pPr>
            <w:r w:rsidRPr="00167178">
              <w:rPr>
                <w:sz w:val="18"/>
                <w:szCs w:val="18"/>
              </w:rPr>
              <w:t>SN:</w:t>
            </w:r>
            <w:r>
              <w:rPr>
                <w:sz w:val="18"/>
                <w:szCs w:val="18"/>
              </w:rPr>
              <w:t xml:space="preserve"> </w:t>
            </w:r>
          </w:p>
        </w:tc>
        <w:tc>
          <w:tcPr>
            <w:tcW w:w="2200" w:type="dxa"/>
            <w:gridSpan w:val="5"/>
            <w:shd w:val="clear" w:color="auto" w:fill="auto"/>
            <w:vAlign w:val="center"/>
          </w:tcPr>
          <w:p w:rsidR="0039418C" w:rsidRPr="00167178" w:rsidRDefault="0039418C" w:rsidP="0039418C">
            <w:pPr>
              <w:rPr>
                <w:sz w:val="18"/>
                <w:szCs w:val="18"/>
              </w:rPr>
            </w:pPr>
            <w:r w:rsidRPr="00167178">
              <w:rPr>
                <w:sz w:val="18"/>
                <w:szCs w:val="18"/>
              </w:rPr>
              <w:t>Due Date:</w:t>
            </w:r>
            <w:r>
              <w:rPr>
                <w:sz w:val="18"/>
                <w:szCs w:val="18"/>
              </w:rPr>
              <w:t xml:space="preserve"> </w:t>
            </w:r>
          </w:p>
        </w:tc>
      </w:tr>
      <w:tr w:rsidR="008F19A0" w:rsidRPr="00167178" w:rsidTr="006C32EC">
        <w:trPr>
          <w:trHeight w:val="269"/>
        </w:trPr>
        <w:tc>
          <w:tcPr>
            <w:tcW w:w="719" w:type="dxa"/>
            <w:vMerge/>
          </w:tcPr>
          <w:p w:rsidR="008F19A0" w:rsidRDefault="008F19A0" w:rsidP="008F19A0">
            <w:pPr>
              <w:jc w:val="center"/>
              <w:rPr>
                <w:sz w:val="20"/>
                <w:szCs w:val="20"/>
              </w:rPr>
            </w:pPr>
          </w:p>
        </w:tc>
        <w:tc>
          <w:tcPr>
            <w:tcW w:w="2199" w:type="dxa"/>
            <w:vAlign w:val="center"/>
          </w:tcPr>
          <w:p w:rsidR="008F19A0" w:rsidRPr="00167178" w:rsidRDefault="008F19A0" w:rsidP="002C4866">
            <w:pPr>
              <w:rPr>
                <w:sz w:val="18"/>
                <w:szCs w:val="18"/>
              </w:rPr>
            </w:pPr>
            <w:r w:rsidRPr="00167178">
              <w:rPr>
                <w:sz w:val="18"/>
                <w:szCs w:val="18"/>
              </w:rPr>
              <w:t>SN:</w:t>
            </w:r>
            <w:r w:rsidR="002C4866">
              <w:rPr>
                <w:sz w:val="18"/>
                <w:szCs w:val="18"/>
              </w:rPr>
              <w:t xml:space="preserve"> </w:t>
            </w:r>
          </w:p>
        </w:tc>
        <w:tc>
          <w:tcPr>
            <w:tcW w:w="2200" w:type="dxa"/>
            <w:gridSpan w:val="2"/>
            <w:vAlign w:val="center"/>
          </w:tcPr>
          <w:p w:rsidR="008F19A0" w:rsidRPr="00167178" w:rsidRDefault="008F19A0" w:rsidP="002C4866">
            <w:pPr>
              <w:rPr>
                <w:sz w:val="18"/>
                <w:szCs w:val="18"/>
              </w:rPr>
            </w:pPr>
            <w:r w:rsidRPr="00167178">
              <w:rPr>
                <w:sz w:val="18"/>
                <w:szCs w:val="18"/>
              </w:rPr>
              <w:t>Due Date:</w:t>
            </w:r>
            <w:r w:rsidR="002C4866">
              <w:rPr>
                <w:sz w:val="18"/>
                <w:szCs w:val="18"/>
              </w:rPr>
              <w:t xml:space="preserve"> </w:t>
            </w:r>
          </w:p>
        </w:tc>
        <w:tc>
          <w:tcPr>
            <w:tcW w:w="2199" w:type="dxa"/>
            <w:gridSpan w:val="2"/>
            <w:tcBorders>
              <w:bottom w:val="nil"/>
            </w:tcBorders>
            <w:shd w:val="clear" w:color="auto" w:fill="auto"/>
            <w:vAlign w:val="center"/>
          </w:tcPr>
          <w:p w:rsidR="008F19A0" w:rsidRPr="00167178" w:rsidRDefault="008F19A0" w:rsidP="002C4866">
            <w:pPr>
              <w:rPr>
                <w:sz w:val="18"/>
                <w:szCs w:val="18"/>
              </w:rPr>
            </w:pPr>
            <w:r w:rsidRPr="00167178">
              <w:rPr>
                <w:sz w:val="18"/>
                <w:szCs w:val="18"/>
              </w:rPr>
              <w:t>SN:</w:t>
            </w:r>
            <w:r w:rsidR="002C4866">
              <w:rPr>
                <w:sz w:val="18"/>
                <w:szCs w:val="18"/>
              </w:rPr>
              <w:t xml:space="preserve"> </w:t>
            </w:r>
          </w:p>
        </w:tc>
        <w:tc>
          <w:tcPr>
            <w:tcW w:w="2200" w:type="dxa"/>
            <w:gridSpan w:val="5"/>
            <w:tcBorders>
              <w:bottom w:val="nil"/>
            </w:tcBorders>
            <w:shd w:val="clear" w:color="auto" w:fill="auto"/>
            <w:vAlign w:val="center"/>
          </w:tcPr>
          <w:p w:rsidR="008F19A0" w:rsidRPr="00167178" w:rsidRDefault="008F19A0" w:rsidP="002C4866">
            <w:pPr>
              <w:rPr>
                <w:sz w:val="18"/>
                <w:szCs w:val="18"/>
              </w:rPr>
            </w:pPr>
            <w:r w:rsidRPr="00167178">
              <w:rPr>
                <w:sz w:val="18"/>
                <w:szCs w:val="18"/>
              </w:rPr>
              <w:t>Due Date:</w:t>
            </w:r>
            <w:r w:rsidR="002C4866">
              <w:rPr>
                <w:sz w:val="18"/>
                <w:szCs w:val="18"/>
              </w:rPr>
              <w:t xml:space="preserve"> </w:t>
            </w:r>
          </w:p>
        </w:tc>
      </w:tr>
      <w:tr w:rsidR="008F19A0" w:rsidRPr="00B30930" w:rsidTr="004E6CD2">
        <w:trPr>
          <w:trHeight w:val="494"/>
        </w:trPr>
        <w:tc>
          <w:tcPr>
            <w:tcW w:w="719" w:type="dxa"/>
          </w:tcPr>
          <w:p w:rsidR="008F19A0" w:rsidRDefault="008F19A0" w:rsidP="008F19A0">
            <w:pPr>
              <w:jc w:val="center"/>
              <w:rPr>
                <w:sz w:val="20"/>
                <w:szCs w:val="20"/>
              </w:rPr>
            </w:pPr>
            <w:r>
              <w:rPr>
                <w:sz w:val="20"/>
                <w:szCs w:val="20"/>
              </w:rPr>
              <w:t>5.2</w:t>
            </w:r>
          </w:p>
        </w:tc>
        <w:tc>
          <w:tcPr>
            <w:tcW w:w="4501" w:type="dxa"/>
            <w:gridSpan w:val="4"/>
          </w:tcPr>
          <w:p w:rsidR="008F19A0" w:rsidRDefault="008F19A0" w:rsidP="008F19A0">
            <w:pPr>
              <w:rPr>
                <w:sz w:val="20"/>
                <w:szCs w:val="20"/>
              </w:rPr>
            </w:pPr>
            <w:r>
              <w:rPr>
                <w:sz w:val="20"/>
                <w:szCs w:val="20"/>
              </w:rPr>
              <w:t>The tool is within its calibration interval (not overdue for calibration).</w:t>
            </w:r>
          </w:p>
        </w:tc>
        <w:tc>
          <w:tcPr>
            <w:tcW w:w="2160" w:type="dxa"/>
            <w:gridSpan w:val="2"/>
          </w:tcPr>
          <w:p w:rsidR="008F19A0" w:rsidRDefault="008F19A0" w:rsidP="008F19A0">
            <w:pPr>
              <w:rPr>
                <w:sz w:val="20"/>
                <w:szCs w:val="20"/>
              </w:rPr>
            </w:pPr>
            <w:r>
              <w:rPr>
                <w:sz w:val="20"/>
                <w:szCs w:val="20"/>
              </w:rPr>
              <w:t xml:space="preserve">RSGOM </w:t>
            </w:r>
            <w:r w:rsidRPr="00D474D9">
              <w:rPr>
                <w:sz w:val="20"/>
                <w:szCs w:val="20"/>
              </w:rPr>
              <w:t>QC-0</w:t>
            </w:r>
            <w:ins w:id="1" w:author="Mike Brown - LNK" w:date="2023-02-07T08:38:00Z">
              <w:r>
                <w:rPr>
                  <w:sz w:val="20"/>
                  <w:szCs w:val="20"/>
                </w:rPr>
                <w:t>8</w:t>
              </w:r>
            </w:ins>
          </w:p>
        </w:tc>
        <w:tc>
          <w:tcPr>
            <w:tcW w:w="534" w:type="dxa"/>
            <w:vAlign w:val="center"/>
          </w:tcPr>
          <w:p w:rsidR="008F19A0" w:rsidRPr="00B30930" w:rsidRDefault="006C32EC" w:rsidP="008F19A0">
            <w:pPr>
              <w:jc w:val="center"/>
              <w:rPr>
                <w:sz w:val="20"/>
                <w:szCs w:val="20"/>
              </w:rPr>
            </w:pPr>
            <w:r>
              <w:rPr>
                <w:sz w:val="20"/>
                <w:szCs w:val="20"/>
              </w:rPr>
              <w:t>X</w:t>
            </w:r>
          </w:p>
        </w:tc>
        <w:tc>
          <w:tcPr>
            <w:tcW w:w="534" w:type="dxa"/>
            <w:vAlign w:val="center"/>
          </w:tcPr>
          <w:p w:rsidR="008F19A0" w:rsidRPr="00B30930" w:rsidRDefault="008F19A0" w:rsidP="008F19A0">
            <w:pPr>
              <w:jc w:val="center"/>
              <w:rPr>
                <w:sz w:val="20"/>
                <w:szCs w:val="20"/>
              </w:rPr>
            </w:pPr>
          </w:p>
        </w:tc>
        <w:tc>
          <w:tcPr>
            <w:tcW w:w="534" w:type="dxa"/>
            <w:vAlign w:val="center"/>
          </w:tcPr>
          <w:p w:rsidR="008F19A0" w:rsidRPr="00B30930" w:rsidRDefault="008F19A0" w:rsidP="008F19A0">
            <w:pPr>
              <w:jc w:val="center"/>
              <w:rPr>
                <w:sz w:val="20"/>
                <w:szCs w:val="20"/>
              </w:rPr>
            </w:pPr>
          </w:p>
        </w:tc>
        <w:tc>
          <w:tcPr>
            <w:tcW w:w="535" w:type="dxa"/>
            <w:vAlign w:val="center"/>
          </w:tcPr>
          <w:p w:rsidR="008F19A0" w:rsidRPr="00B30930" w:rsidRDefault="008F19A0" w:rsidP="008F19A0">
            <w:pPr>
              <w:jc w:val="center"/>
              <w:rPr>
                <w:sz w:val="20"/>
                <w:szCs w:val="20"/>
              </w:rPr>
            </w:pPr>
          </w:p>
        </w:tc>
      </w:tr>
      <w:tr w:rsidR="008F19A0" w:rsidRPr="00B30930" w:rsidTr="004E6CD2">
        <w:trPr>
          <w:trHeight w:val="494"/>
        </w:trPr>
        <w:tc>
          <w:tcPr>
            <w:tcW w:w="719" w:type="dxa"/>
          </w:tcPr>
          <w:p w:rsidR="008F19A0" w:rsidRDefault="008F19A0" w:rsidP="008F19A0">
            <w:pPr>
              <w:jc w:val="center"/>
              <w:rPr>
                <w:sz w:val="20"/>
                <w:szCs w:val="20"/>
              </w:rPr>
            </w:pPr>
            <w:r>
              <w:rPr>
                <w:sz w:val="20"/>
                <w:szCs w:val="20"/>
              </w:rPr>
              <w:t>5.3</w:t>
            </w:r>
          </w:p>
        </w:tc>
        <w:tc>
          <w:tcPr>
            <w:tcW w:w="4501" w:type="dxa"/>
            <w:gridSpan w:val="4"/>
          </w:tcPr>
          <w:p w:rsidR="008F19A0" w:rsidRDefault="008F19A0" w:rsidP="008F19A0">
            <w:pPr>
              <w:rPr>
                <w:sz w:val="20"/>
                <w:szCs w:val="20"/>
              </w:rPr>
            </w:pPr>
            <w:r>
              <w:rPr>
                <w:sz w:val="20"/>
                <w:szCs w:val="20"/>
              </w:rPr>
              <w:t>Information on the calibration sticker (SN, Cal Date, Due Date, Cal type) matches the Certificate.</w:t>
            </w:r>
          </w:p>
        </w:tc>
        <w:tc>
          <w:tcPr>
            <w:tcW w:w="2160" w:type="dxa"/>
            <w:gridSpan w:val="2"/>
          </w:tcPr>
          <w:p w:rsidR="008F19A0" w:rsidRDefault="008F19A0" w:rsidP="008F19A0">
            <w:pPr>
              <w:rPr>
                <w:sz w:val="20"/>
                <w:szCs w:val="20"/>
              </w:rPr>
            </w:pPr>
            <w:r>
              <w:rPr>
                <w:sz w:val="20"/>
                <w:szCs w:val="20"/>
              </w:rPr>
              <w:t xml:space="preserve">RSGOM </w:t>
            </w:r>
            <w:r w:rsidRPr="00D474D9">
              <w:rPr>
                <w:sz w:val="20"/>
                <w:szCs w:val="20"/>
              </w:rPr>
              <w:t>QC-0</w:t>
            </w:r>
            <w:ins w:id="2" w:author="Mike Brown - LNK" w:date="2023-02-07T08:38:00Z">
              <w:r>
                <w:rPr>
                  <w:sz w:val="20"/>
                  <w:szCs w:val="20"/>
                </w:rPr>
                <w:t>8</w:t>
              </w:r>
            </w:ins>
            <w:r>
              <w:rPr>
                <w:sz w:val="20"/>
                <w:szCs w:val="20"/>
              </w:rPr>
              <w:t>, PP-26</w:t>
            </w:r>
          </w:p>
        </w:tc>
        <w:tc>
          <w:tcPr>
            <w:tcW w:w="534" w:type="dxa"/>
            <w:vAlign w:val="center"/>
          </w:tcPr>
          <w:p w:rsidR="008F19A0" w:rsidRPr="00B30930" w:rsidRDefault="006C32EC" w:rsidP="008F19A0">
            <w:pPr>
              <w:jc w:val="center"/>
              <w:rPr>
                <w:sz w:val="20"/>
                <w:szCs w:val="20"/>
              </w:rPr>
            </w:pPr>
            <w:r>
              <w:rPr>
                <w:sz w:val="20"/>
                <w:szCs w:val="20"/>
              </w:rPr>
              <w:t>X</w:t>
            </w:r>
          </w:p>
        </w:tc>
        <w:tc>
          <w:tcPr>
            <w:tcW w:w="534" w:type="dxa"/>
            <w:vAlign w:val="center"/>
          </w:tcPr>
          <w:p w:rsidR="008F19A0" w:rsidRPr="00B30930" w:rsidRDefault="008F19A0" w:rsidP="008F19A0">
            <w:pPr>
              <w:jc w:val="center"/>
              <w:rPr>
                <w:sz w:val="20"/>
                <w:szCs w:val="20"/>
              </w:rPr>
            </w:pPr>
          </w:p>
        </w:tc>
        <w:tc>
          <w:tcPr>
            <w:tcW w:w="534" w:type="dxa"/>
            <w:vAlign w:val="center"/>
          </w:tcPr>
          <w:p w:rsidR="008F19A0" w:rsidRPr="00B30930" w:rsidRDefault="008F19A0" w:rsidP="008F19A0">
            <w:pPr>
              <w:jc w:val="center"/>
              <w:rPr>
                <w:sz w:val="20"/>
                <w:szCs w:val="20"/>
              </w:rPr>
            </w:pPr>
          </w:p>
        </w:tc>
        <w:tc>
          <w:tcPr>
            <w:tcW w:w="535" w:type="dxa"/>
            <w:vAlign w:val="center"/>
          </w:tcPr>
          <w:p w:rsidR="008F19A0" w:rsidRPr="00B30930" w:rsidRDefault="008F19A0" w:rsidP="008F19A0">
            <w:pPr>
              <w:jc w:val="center"/>
              <w:rPr>
                <w:sz w:val="20"/>
                <w:szCs w:val="20"/>
              </w:rPr>
            </w:pPr>
          </w:p>
        </w:tc>
      </w:tr>
      <w:tr w:rsidR="008F19A0" w:rsidRPr="00B30930" w:rsidTr="004E6CD2">
        <w:trPr>
          <w:trHeight w:val="494"/>
        </w:trPr>
        <w:tc>
          <w:tcPr>
            <w:tcW w:w="719" w:type="dxa"/>
          </w:tcPr>
          <w:p w:rsidR="008F19A0" w:rsidRDefault="008F19A0" w:rsidP="008F19A0">
            <w:pPr>
              <w:jc w:val="center"/>
              <w:rPr>
                <w:sz w:val="20"/>
                <w:szCs w:val="20"/>
              </w:rPr>
            </w:pPr>
            <w:r>
              <w:rPr>
                <w:sz w:val="20"/>
                <w:szCs w:val="20"/>
              </w:rPr>
              <w:t>5.4</w:t>
            </w:r>
          </w:p>
        </w:tc>
        <w:tc>
          <w:tcPr>
            <w:tcW w:w="4501" w:type="dxa"/>
            <w:gridSpan w:val="4"/>
          </w:tcPr>
          <w:p w:rsidR="008F19A0" w:rsidRDefault="008F19A0" w:rsidP="008F19A0">
            <w:pPr>
              <w:rPr>
                <w:sz w:val="20"/>
                <w:szCs w:val="20"/>
              </w:rPr>
            </w:pPr>
            <w:r>
              <w:rPr>
                <w:sz w:val="20"/>
                <w:szCs w:val="20"/>
              </w:rPr>
              <w:t>If a Limited Calibration, ensure the limitation on the sticker matches the Certificate.</w:t>
            </w:r>
          </w:p>
        </w:tc>
        <w:tc>
          <w:tcPr>
            <w:tcW w:w="2160" w:type="dxa"/>
            <w:gridSpan w:val="2"/>
          </w:tcPr>
          <w:p w:rsidR="008F19A0" w:rsidRDefault="008F19A0" w:rsidP="008F19A0">
            <w:pPr>
              <w:rPr>
                <w:sz w:val="20"/>
                <w:szCs w:val="20"/>
              </w:rPr>
            </w:pPr>
            <w:r>
              <w:rPr>
                <w:sz w:val="20"/>
                <w:szCs w:val="20"/>
              </w:rPr>
              <w:t xml:space="preserve">RSGOM </w:t>
            </w:r>
            <w:r w:rsidRPr="00D474D9">
              <w:rPr>
                <w:sz w:val="20"/>
                <w:szCs w:val="20"/>
              </w:rPr>
              <w:t>QC-0</w:t>
            </w:r>
            <w:ins w:id="3" w:author="Mike Brown - LNK" w:date="2023-02-07T08:38:00Z">
              <w:r>
                <w:rPr>
                  <w:sz w:val="20"/>
                  <w:szCs w:val="20"/>
                </w:rPr>
                <w:t>8</w:t>
              </w:r>
            </w:ins>
            <w:r>
              <w:rPr>
                <w:sz w:val="20"/>
                <w:szCs w:val="20"/>
              </w:rPr>
              <w:t>, PP-26</w:t>
            </w:r>
          </w:p>
        </w:tc>
        <w:tc>
          <w:tcPr>
            <w:tcW w:w="534" w:type="dxa"/>
            <w:vAlign w:val="center"/>
          </w:tcPr>
          <w:p w:rsidR="008F19A0" w:rsidRPr="00B30930" w:rsidRDefault="006C32EC" w:rsidP="008F19A0">
            <w:pPr>
              <w:jc w:val="center"/>
              <w:rPr>
                <w:sz w:val="20"/>
                <w:szCs w:val="20"/>
              </w:rPr>
            </w:pPr>
            <w:r>
              <w:rPr>
                <w:sz w:val="20"/>
                <w:szCs w:val="20"/>
              </w:rPr>
              <w:t>X</w:t>
            </w:r>
          </w:p>
        </w:tc>
        <w:tc>
          <w:tcPr>
            <w:tcW w:w="534" w:type="dxa"/>
            <w:vAlign w:val="center"/>
          </w:tcPr>
          <w:p w:rsidR="008F19A0" w:rsidRPr="00B30930" w:rsidRDefault="008F19A0" w:rsidP="008F19A0">
            <w:pPr>
              <w:jc w:val="center"/>
              <w:rPr>
                <w:sz w:val="20"/>
                <w:szCs w:val="20"/>
              </w:rPr>
            </w:pPr>
          </w:p>
        </w:tc>
        <w:tc>
          <w:tcPr>
            <w:tcW w:w="534" w:type="dxa"/>
            <w:vAlign w:val="center"/>
          </w:tcPr>
          <w:p w:rsidR="008F19A0" w:rsidRPr="00B30930" w:rsidRDefault="008F19A0" w:rsidP="008F19A0">
            <w:pPr>
              <w:jc w:val="center"/>
              <w:rPr>
                <w:sz w:val="20"/>
                <w:szCs w:val="20"/>
              </w:rPr>
            </w:pPr>
          </w:p>
        </w:tc>
        <w:tc>
          <w:tcPr>
            <w:tcW w:w="535" w:type="dxa"/>
            <w:vAlign w:val="center"/>
          </w:tcPr>
          <w:p w:rsidR="008F19A0" w:rsidRPr="00B30930" w:rsidRDefault="008F19A0" w:rsidP="008F19A0">
            <w:pPr>
              <w:jc w:val="center"/>
              <w:rPr>
                <w:sz w:val="20"/>
                <w:szCs w:val="20"/>
              </w:rPr>
            </w:pPr>
          </w:p>
        </w:tc>
      </w:tr>
      <w:tr w:rsidR="008F19A0" w:rsidRPr="0023760E" w:rsidTr="004E6CD2">
        <w:trPr>
          <w:trHeight w:val="593"/>
        </w:trPr>
        <w:tc>
          <w:tcPr>
            <w:tcW w:w="719" w:type="dxa"/>
          </w:tcPr>
          <w:p w:rsidR="008F19A0" w:rsidRPr="0023760E" w:rsidRDefault="008F19A0" w:rsidP="008F19A0">
            <w:pPr>
              <w:jc w:val="center"/>
              <w:rPr>
                <w:sz w:val="20"/>
                <w:szCs w:val="20"/>
              </w:rPr>
            </w:pPr>
            <w:r>
              <w:rPr>
                <w:sz w:val="20"/>
                <w:szCs w:val="20"/>
              </w:rPr>
              <w:t>5</w:t>
            </w:r>
            <w:r w:rsidRPr="0023760E">
              <w:rPr>
                <w:sz w:val="20"/>
                <w:szCs w:val="20"/>
              </w:rPr>
              <w:t>.</w:t>
            </w:r>
            <w:r>
              <w:rPr>
                <w:sz w:val="20"/>
                <w:szCs w:val="20"/>
              </w:rPr>
              <w:t>5</w:t>
            </w:r>
          </w:p>
        </w:tc>
        <w:tc>
          <w:tcPr>
            <w:tcW w:w="4501" w:type="dxa"/>
            <w:gridSpan w:val="4"/>
          </w:tcPr>
          <w:p w:rsidR="008F19A0" w:rsidRPr="0052077B" w:rsidRDefault="008F19A0" w:rsidP="008F19A0">
            <w:pPr>
              <w:rPr>
                <w:sz w:val="20"/>
                <w:szCs w:val="20"/>
              </w:rPr>
            </w:pPr>
            <w:r w:rsidRPr="0052077B">
              <w:rPr>
                <w:sz w:val="20"/>
                <w:szCs w:val="20"/>
              </w:rPr>
              <w:t>Are precision tools that are not used for ‘return to service’ marked “FOR REFERENCE ONLY”?</w:t>
            </w:r>
          </w:p>
        </w:tc>
        <w:tc>
          <w:tcPr>
            <w:tcW w:w="2160" w:type="dxa"/>
            <w:gridSpan w:val="2"/>
          </w:tcPr>
          <w:p w:rsidR="008F19A0" w:rsidRPr="0052077B" w:rsidRDefault="008F19A0" w:rsidP="008F19A0">
            <w:pPr>
              <w:rPr>
                <w:sz w:val="20"/>
                <w:szCs w:val="20"/>
              </w:rPr>
            </w:pPr>
            <w:r w:rsidRPr="0052077B">
              <w:rPr>
                <w:sz w:val="20"/>
                <w:szCs w:val="20"/>
              </w:rPr>
              <w:t>RSGOM QC-08</w:t>
            </w:r>
          </w:p>
        </w:tc>
        <w:tc>
          <w:tcPr>
            <w:tcW w:w="534" w:type="dxa"/>
            <w:vAlign w:val="center"/>
          </w:tcPr>
          <w:p w:rsidR="008F19A0" w:rsidRPr="0023760E" w:rsidRDefault="006C32EC" w:rsidP="008F19A0">
            <w:pPr>
              <w:jc w:val="center"/>
              <w:rPr>
                <w:sz w:val="20"/>
                <w:szCs w:val="20"/>
              </w:rPr>
            </w:pPr>
            <w:r>
              <w:rPr>
                <w:sz w:val="20"/>
                <w:szCs w:val="20"/>
              </w:rPr>
              <w:t>X</w:t>
            </w:r>
          </w:p>
        </w:tc>
        <w:tc>
          <w:tcPr>
            <w:tcW w:w="534" w:type="dxa"/>
            <w:vAlign w:val="center"/>
          </w:tcPr>
          <w:p w:rsidR="008F19A0" w:rsidRPr="0023760E" w:rsidRDefault="008F19A0" w:rsidP="008F19A0">
            <w:pPr>
              <w:jc w:val="center"/>
              <w:rPr>
                <w:sz w:val="20"/>
                <w:szCs w:val="20"/>
              </w:rPr>
            </w:pPr>
          </w:p>
        </w:tc>
        <w:tc>
          <w:tcPr>
            <w:tcW w:w="534" w:type="dxa"/>
            <w:vAlign w:val="center"/>
          </w:tcPr>
          <w:p w:rsidR="008F19A0" w:rsidRPr="0023760E" w:rsidRDefault="008F19A0" w:rsidP="008F19A0">
            <w:pPr>
              <w:jc w:val="center"/>
              <w:rPr>
                <w:sz w:val="20"/>
                <w:szCs w:val="20"/>
              </w:rPr>
            </w:pPr>
          </w:p>
        </w:tc>
        <w:tc>
          <w:tcPr>
            <w:tcW w:w="535" w:type="dxa"/>
            <w:vAlign w:val="center"/>
          </w:tcPr>
          <w:p w:rsidR="008F19A0" w:rsidRPr="0023760E" w:rsidRDefault="008F19A0" w:rsidP="008F19A0">
            <w:pPr>
              <w:jc w:val="center"/>
              <w:rPr>
                <w:sz w:val="20"/>
                <w:szCs w:val="20"/>
              </w:rPr>
            </w:pPr>
          </w:p>
        </w:tc>
      </w:tr>
      <w:tr w:rsidR="008F19A0" w:rsidRPr="0023760E" w:rsidTr="004E6CD2">
        <w:trPr>
          <w:trHeight w:val="593"/>
        </w:trPr>
        <w:tc>
          <w:tcPr>
            <w:tcW w:w="719" w:type="dxa"/>
          </w:tcPr>
          <w:p w:rsidR="008F19A0" w:rsidRPr="0023760E" w:rsidRDefault="008F19A0" w:rsidP="008F19A0">
            <w:pPr>
              <w:jc w:val="center"/>
              <w:rPr>
                <w:sz w:val="20"/>
                <w:szCs w:val="20"/>
              </w:rPr>
            </w:pPr>
            <w:r>
              <w:rPr>
                <w:sz w:val="20"/>
                <w:szCs w:val="20"/>
              </w:rPr>
              <w:t>5</w:t>
            </w:r>
            <w:r w:rsidRPr="0023760E">
              <w:rPr>
                <w:sz w:val="20"/>
                <w:szCs w:val="20"/>
              </w:rPr>
              <w:t>.</w:t>
            </w:r>
            <w:r>
              <w:rPr>
                <w:sz w:val="20"/>
                <w:szCs w:val="20"/>
              </w:rPr>
              <w:t>6</w:t>
            </w:r>
          </w:p>
        </w:tc>
        <w:tc>
          <w:tcPr>
            <w:tcW w:w="4501" w:type="dxa"/>
            <w:gridSpan w:val="4"/>
          </w:tcPr>
          <w:p w:rsidR="008F19A0" w:rsidRPr="0052077B" w:rsidRDefault="008F19A0" w:rsidP="008F19A0">
            <w:pPr>
              <w:rPr>
                <w:color w:val="000000"/>
                <w:sz w:val="20"/>
                <w:szCs w:val="20"/>
              </w:rPr>
            </w:pPr>
            <w:r w:rsidRPr="0052077B">
              <w:rPr>
                <w:color w:val="000000"/>
                <w:sz w:val="20"/>
                <w:szCs w:val="20"/>
              </w:rPr>
              <w:t xml:space="preserve">Does this </w:t>
            </w:r>
            <w:r w:rsidR="00FE5B86" w:rsidRPr="0052077B">
              <w:rPr>
                <w:color w:val="000000"/>
                <w:sz w:val="20"/>
                <w:szCs w:val="20"/>
              </w:rPr>
              <w:t>AFL</w:t>
            </w:r>
            <w:r w:rsidRPr="0052077B">
              <w:rPr>
                <w:color w:val="000000"/>
                <w:sz w:val="20"/>
                <w:szCs w:val="20"/>
              </w:rPr>
              <w:t xml:space="preserve"> determine calibration status of new tools or equipment before they are put into service?</w:t>
            </w:r>
          </w:p>
        </w:tc>
        <w:tc>
          <w:tcPr>
            <w:tcW w:w="2160" w:type="dxa"/>
            <w:gridSpan w:val="2"/>
          </w:tcPr>
          <w:p w:rsidR="008F19A0" w:rsidRPr="0052077B" w:rsidRDefault="008F19A0" w:rsidP="008F19A0">
            <w:pPr>
              <w:rPr>
                <w:sz w:val="20"/>
                <w:szCs w:val="20"/>
              </w:rPr>
            </w:pPr>
            <w:r w:rsidRPr="0052077B">
              <w:rPr>
                <w:sz w:val="20"/>
                <w:szCs w:val="20"/>
              </w:rPr>
              <w:t>14 CFR 145.109(b)</w:t>
            </w:r>
          </w:p>
          <w:p w:rsidR="008F19A0" w:rsidRPr="0052077B" w:rsidRDefault="008F19A0" w:rsidP="008F19A0">
            <w:pPr>
              <w:rPr>
                <w:sz w:val="20"/>
                <w:szCs w:val="20"/>
              </w:rPr>
            </w:pPr>
            <w:r w:rsidRPr="0052077B">
              <w:rPr>
                <w:sz w:val="20"/>
                <w:szCs w:val="20"/>
              </w:rPr>
              <w:t>RSGOM QC-08</w:t>
            </w:r>
          </w:p>
        </w:tc>
        <w:tc>
          <w:tcPr>
            <w:tcW w:w="534" w:type="dxa"/>
            <w:vAlign w:val="center"/>
          </w:tcPr>
          <w:p w:rsidR="008F19A0" w:rsidRPr="0023760E" w:rsidRDefault="006C32EC" w:rsidP="008F19A0">
            <w:pPr>
              <w:jc w:val="center"/>
              <w:rPr>
                <w:sz w:val="20"/>
                <w:szCs w:val="20"/>
              </w:rPr>
            </w:pPr>
            <w:r>
              <w:rPr>
                <w:sz w:val="20"/>
                <w:szCs w:val="20"/>
              </w:rPr>
              <w:t>X</w:t>
            </w:r>
          </w:p>
        </w:tc>
        <w:tc>
          <w:tcPr>
            <w:tcW w:w="534" w:type="dxa"/>
            <w:vAlign w:val="center"/>
          </w:tcPr>
          <w:p w:rsidR="008F19A0" w:rsidRPr="0023760E" w:rsidRDefault="008F19A0" w:rsidP="008F19A0">
            <w:pPr>
              <w:jc w:val="center"/>
              <w:rPr>
                <w:sz w:val="20"/>
                <w:szCs w:val="20"/>
              </w:rPr>
            </w:pPr>
          </w:p>
        </w:tc>
        <w:tc>
          <w:tcPr>
            <w:tcW w:w="534" w:type="dxa"/>
            <w:vAlign w:val="center"/>
          </w:tcPr>
          <w:p w:rsidR="008F19A0" w:rsidRPr="0023760E" w:rsidRDefault="008F19A0" w:rsidP="008F19A0">
            <w:pPr>
              <w:jc w:val="center"/>
              <w:rPr>
                <w:sz w:val="20"/>
                <w:szCs w:val="20"/>
              </w:rPr>
            </w:pPr>
          </w:p>
        </w:tc>
        <w:tc>
          <w:tcPr>
            <w:tcW w:w="535" w:type="dxa"/>
            <w:vAlign w:val="center"/>
          </w:tcPr>
          <w:p w:rsidR="008F19A0" w:rsidRPr="0023760E" w:rsidRDefault="008F19A0" w:rsidP="008F19A0">
            <w:pPr>
              <w:jc w:val="center"/>
              <w:rPr>
                <w:sz w:val="20"/>
                <w:szCs w:val="20"/>
              </w:rPr>
            </w:pPr>
          </w:p>
        </w:tc>
      </w:tr>
      <w:tr w:rsidR="008F19A0" w:rsidRPr="0023760E" w:rsidTr="004E6CD2">
        <w:trPr>
          <w:trHeight w:val="593"/>
        </w:trPr>
        <w:tc>
          <w:tcPr>
            <w:tcW w:w="719" w:type="dxa"/>
          </w:tcPr>
          <w:p w:rsidR="008F19A0" w:rsidRPr="0023760E" w:rsidRDefault="008F19A0" w:rsidP="008F19A0">
            <w:pPr>
              <w:jc w:val="center"/>
              <w:rPr>
                <w:sz w:val="20"/>
                <w:szCs w:val="20"/>
              </w:rPr>
            </w:pPr>
            <w:r>
              <w:rPr>
                <w:sz w:val="20"/>
                <w:szCs w:val="20"/>
              </w:rPr>
              <w:t>5</w:t>
            </w:r>
            <w:r w:rsidRPr="0023760E">
              <w:rPr>
                <w:sz w:val="20"/>
                <w:szCs w:val="20"/>
              </w:rPr>
              <w:t>.</w:t>
            </w:r>
            <w:r>
              <w:rPr>
                <w:sz w:val="20"/>
                <w:szCs w:val="20"/>
              </w:rPr>
              <w:t>7</w:t>
            </w:r>
          </w:p>
        </w:tc>
        <w:tc>
          <w:tcPr>
            <w:tcW w:w="4501" w:type="dxa"/>
            <w:gridSpan w:val="4"/>
          </w:tcPr>
          <w:p w:rsidR="008F19A0" w:rsidRPr="0052077B" w:rsidRDefault="008F19A0" w:rsidP="008F19A0">
            <w:pPr>
              <w:rPr>
                <w:color w:val="000000"/>
                <w:sz w:val="20"/>
                <w:szCs w:val="20"/>
              </w:rPr>
            </w:pPr>
            <w:r w:rsidRPr="0052077B">
              <w:rPr>
                <w:color w:val="000000"/>
                <w:sz w:val="20"/>
                <w:szCs w:val="20"/>
              </w:rPr>
              <w:t>Are employees familiar with the recall and recalibration procedure for measuring and test equipment?</w:t>
            </w:r>
          </w:p>
        </w:tc>
        <w:tc>
          <w:tcPr>
            <w:tcW w:w="2160" w:type="dxa"/>
            <w:gridSpan w:val="2"/>
          </w:tcPr>
          <w:p w:rsidR="008F19A0" w:rsidRPr="0052077B" w:rsidRDefault="008F19A0" w:rsidP="008F19A0">
            <w:pPr>
              <w:rPr>
                <w:sz w:val="20"/>
                <w:szCs w:val="20"/>
              </w:rPr>
            </w:pPr>
            <w:r w:rsidRPr="0052077B">
              <w:rPr>
                <w:sz w:val="20"/>
                <w:szCs w:val="20"/>
              </w:rPr>
              <w:t>RSGOM QC-08</w:t>
            </w:r>
          </w:p>
        </w:tc>
        <w:tc>
          <w:tcPr>
            <w:tcW w:w="534" w:type="dxa"/>
            <w:vAlign w:val="center"/>
          </w:tcPr>
          <w:p w:rsidR="008F19A0" w:rsidRPr="0023760E" w:rsidRDefault="006C32EC" w:rsidP="008F19A0">
            <w:pPr>
              <w:jc w:val="center"/>
              <w:rPr>
                <w:sz w:val="20"/>
                <w:szCs w:val="20"/>
              </w:rPr>
            </w:pPr>
            <w:r>
              <w:rPr>
                <w:sz w:val="20"/>
                <w:szCs w:val="20"/>
              </w:rPr>
              <w:t>X</w:t>
            </w:r>
          </w:p>
        </w:tc>
        <w:tc>
          <w:tcPr>
            <w:tcW w:w="534" w:type="dxa"/>
            <w:vAlign w:val="center"/>
          </w:tcPr>
          <w:p w:rsidR="008F19A0" w:rsidRPr="0023760E" w:rsidRDefault="008F19A0" w:rsidP="008F19A0">
            <w:pPr>
              <w:jc w:val="center"/>
              <w:rPr>
                <w:sz w:val="20"/>
                <w:szCs w:val="20"/>
              </w:rPr>
            </w:pPr>
          </w:p>
        </w:tc>
        <w:tc>
          <w:tcPr>
            <w:tcW w:w="534" w:type="dxa"/>
            <w:vAlign w:val="center"/>
          </w:tcPr>
          <w:p w:rsidR="008F19A0" w:rsidRPr="0023760E" w:rsidRDefault="008F19A0" w:rsidP="008F19A0">
            <w:pPr>
              <w:jc w:val="center"/>
              <w:rPr>
                <w:sz w:val="20"/>
                <w:szCs w:val="20"/>
              </w:rPr>
            </w:pPr>
          </w:p>
        </w:tc>
        <w:tc>
          <w:tcPr>
            <w:tcW w:w="535" w:type="dxa"/>
            <w:vAlign w:val="center"/>
          </w:tcPr>
          <w:p w:rsidR="008F19A0" w:rsidRPr="0023760E" w:rsidRDefault="008F19A0" w:rsidP="008F19A0">
            <w:pPr>
              <w:jc w:val="center"/>
              <w:rPr>
                <w:sz w:val="20"/>
                <w:szCs w:val="20"/>
              </w:rPr>
            </w:pPr>
          </w:p>
        </w:tc>
      </w:tr>
      <w:tr w:rsidR="008F19A0" w:rsidRPr="0023760E" w:rsidTr="004E6CD2">
        <w:trPr>
          <w:trHeight w:val="593"/>
        </w:trPr>
        <w:tc>
          <w:tcPr>
            <w:tcW w:w="719" w:type="dxa"/>
          </w:tcPr>
          <w:p w:rsidR="008F19A0" w:rsidRPr="0023760E" w:rsidRDefault="008F19A0" w:rsidP="008F19A0">
            <w:pPr>
              <w:jc w:val="center"/>
              <w:rPr>
                <w:sz w:val="20"/>
                <w:szCs w:val="20"/>
              </w:rPr>
            </w:pPr>
            <w:r>
              <w:rPr>
                <w:sz w:val="20"/>
                <w:szCs w:val="20"/>
              </w:rPr>
              <w:t>5</w:t>
            </w:r>
            <w:r w:rsidRPr="0023760E">
              <w:rPr>
                <w:sz w:val="20"/>
                <w:szCs w:val="20"/>
              </w:rPr>
              <w:t>.</w:t>
            </w:r>
            <w:r>
              <w:rPr>
                <w:sz w:val="20"/>
                <w:szCs w:val="20"/>
              </w:rPr>
              <w:t>8</w:t>
            </w:r>
          </w:p>
        </w:tc>
        <w:tc>
          <w:tcPr>
            <w:tcW w:w="4501" w:type="dxa"/>
            <w:gridSpan w:val="4"/>
          </w:tcPr>
          <w:p w:rsidR="008F19A0" w:rsidRPr="0052077B" w:rsidRDefault="008F19A0" w:rsidP="008F19A0">
            <w:pPr>
              <w:rPr>
                <w:color w:val="000000"/>
                <w:sz w:val="20"/>
                <w:szCs w:val="20"/>
              </w:rPr>
            </w:pPr>
            <w:r w:rsidRPr="0052077B">
              <w:rPr>
                <w:color w:val="000000"/>
                <w:sz w:val="20"/>
                <w:szCs w:val="20"/>
              </w:rPr>
              <w:t>Is M&amp;TE identified to prevent the inadvertent use of non-calibrated equipment in the maintenance process?</w:t>
            </w:r>
          </w:p>
        </w:tc>
        <w:tc>
          <w:tcPr>
            <w:tcW w:w="2160" w:type="dxa"/>
            <w:gridSpan w:val="2"/>
          </w:tcPr>
          <w:p w:rsidR="008F19A0" w:rsidRPr="0052077B" w:rsidRDefault="008F19A0" w:rsidP="008F19A0">
            <w:pPr>
              <w:rPr>
                <w:sz w:val="20"/>
                <w:szCs w:val="20"/>
              </w:rPr>
            </w:pPr>
            <w:r w:rsidRPr="0052077B">
              <w:rPr>
                <w:sz w:val="20"/>
                <w:szCs w:val="20"/>
              </w:rPr>
              <w:t>14 CFR 145.109(b)</w:t>
            </w:r>
          </w:p>
          <w:p w:rsidR="008F19A0" w:rsidRPr="0052077B" w:rsidRDefault="008F19A0" w:rsidP="008F19A0">
            <w:pPr>
              <w:rPr>
                <w:sz w:val="20"/>
                <w:szCs w:val="20"/>
              </w:rPr>
            </w:pPr>
            <w:r w:rsidRPr="0052077B">
              <w:rPr>
                <w:sz w:val="20"/>
                <w:szCs w:val="20"/>
              </w:rPr>
              <w:t>RSGOM PP-2</w:t>
            </w:r>
            <w:ins w:id="4" w:author="Mike Brown - LNK" w:date="2023-03-01T15:37:00Z">
              <w:r w:rsidRPr="0052077B">
                <w:rPr>
                  <w:sz w:val="20"/>
                  <w:szCs w:val="20"/>
                </w:rPr>
                <w:t>6</w:t>
              </w:r>
            </w:ins>
          </w:p>
        </w:tc>
        <w:tc>
          <w:tcPr>
            <w:tcW w:w="534" w:type="dxa"/>
            <w:vAlign w:val="center"/>
          </w:tcPr>
          <w:p w:rsidR="008F19A0" w:rsidRPr="0023760E" w:rsidRDefault="006C32EC" w:rsidP="008F19A0">
            <w:pPr>
              <w:jc w:val="center"/>
              <w:rPr>
                <w:sz w:val="20"/>
                <w:szCs w:val="20"/>
              </w:rPr>
            </w:pPr>
            <w:r>
              <w:rPr>
                <w:sz w:val="20"/>
                <w:szCs w:val="20"/>
              </w:rPr>
              <w:t>X</w:t>
            </w:r>
          </w:p>
        </w:tc>
        <w:tc>
          <w:tcPr>
            <w:tcW w:w="534" w:type="dxa"/>
            <w:vAlign w:val="center"/>
          </w:tcPr>
          <w:p w:rsidR="008F19A0" w:rsidRPr="0023760E" w:rsidRDefault="008F19A0" w:rsidP="008F19A0">
            <w:pPr>
              <w:jc w:val="center"/>
              <w:rPr>
                <w:sz w:val="20"/>
                <w:szCs w:val="20"/>
              </w:rPr>
            </w:pPr>
          </w:p>
        </w:tc>
        <w:tc>
          <w:tcPr>
            <w:tcW w:w="534" w:type="dxa"/>
            <w:vAlign w:val="center"/>
          </w:tcPr>
          <w:p w:rsidR="008F19A0" w:rsidRPr="0023760E" w:rsidRDefault="008F19A0" w:rsidP="008F19A0">
            <w:pPr>
              <w:jc w:val="center"/>
              <w:rPr>
                <w:sz w:val="20"/>
                <w:szCs w:val="20"/>
              </w:rPr>
            </w:pPr>
          </w:p>
        </w:tc>
        <w:tc>
          <w:tcPr>
            <w:tcW w:w="535" w:type="dxa"/>
            <w:vAlign w:val="center"/>
          </w:tcPr>
          <w:p w:rsidR="008F19A0" w:rsidRPr="0023760E" w:rsidRDefault="008F19A0" w:rsidP="008F19A0">
            <w:pPr>
              <w:jc w:val="center"/>
              <w:rPr>
                <w:sz w:val="20"/>
                <w:szCs w:val="20"/>
              </w:rPr>
            </w:pPr>
          </w:p>
        </w:tc>
      </w:tr>
      <w:tr w:rsidR="008F19A0" w:rsidRPr="0023760E" w:rsidTr="004E6CD2">
        <w:trPr>
          <w:trHeight w:val="593"/>
        </w:trPr>
        <w:tc>
          <w:tcPr>
            <w:tcW w:w="719" w:type="dxa"/>
          </w:tcPr>
          <w:p w:rsidR="008F19A0" w:rsidRPr="0023760E" w:rsidRDefault="008F19A0" w:rsidP="008F19A0">
            <w:pPr>
              <w:jc w:val="center"/>
              <w:rPr>
                <w:sz w:val="20"/>
                <w:szCs w:val="20"/>
              </w:rPr>
            </w:pPr>
            <w:r>
              <w:rPr>
                <w:sz w:val="20"/>
                <w:szCs w:val="20"/>
              </w:rPr>
              <w:t>5</w:t>
            </w:r>
            <w:r w:rsidRPr="0023760E">
              <w:rPr>
                <w:sz w:val="20"/>
                <w:szCs w:val="20"/>
              </w:rPr>
              <w:t>.</w:t>
            </w:r>
            <w:r>
              <w:rPr>
                <w:sz w:val="20"/>
                <w:szCs w:val="20"/>
              </w:rPr>
              <w:t>09</w:t>
            </w:r>
          </w:p>
        </w:tc>
        <w:tc>
          <w:tcPr>
            <w:tcW w:w="4501" w:type="dxa"/>
            <w:gridSpan w:val="4"/>
          </w:tcPr>
          <w:p w:rsidR="008F19A0" w:rsidRPr="0052077B" w:rsidRDefault="008F19A0" w:rsidP="008F19A0">
            <w:pPr>
              <w:rPr>
                <w:color w:val="000000"/>
                <w:sz w:val="20"/>
                <w:szCs w:val="20"/>
              </w:rPr>
            </w:pPr>
            <w:r w:rsidRPr="0052077B">
              <w:rPr>
                <w:color w:val="000000"/>
                <w:sz w:val="20"/>
                <w:szCs w:val="20"/>
              </w:rPr>
              <w:t>Verify that the shop is ensuring the equipment and tools used to maintain articles are those recommended by the article’s manufacturer or the equivalent as accepted by the FAA.</w:t>
            </w:r>
          </w:p>
        </w:tc>
        <w:tc>
          <w:tcPr>
            <w:tcW w:w="2160" w:type="dxa"/>
            <w:gridSpan w:val="2"/>
          </w:tcPr>
          <w:p w:rsidR="008F19A0" w:rsidRPr="0052077B" w:rsidRDefault="008F19A0" w:rsidP="008F19A0">
            <w:pPr>
              <w:rPr>
                <w:sz w:val="20"/>
                <w:szCs w:val="20"/>
              </w:rPr>
            </w:pPr>
            <w:r w:rsidRPr="0052077B">
              <w:rPr>
                <w:sz w:val="20"/>
                <w:szCs w:val="20"/>
              </w:rPr>
              <w:t>14 CFR 145.109(c)</w:t>
            </w:r>
          </w:p>
          <w:p w:rsidR="008F19A0" w:rsidRPr="0052077B" w:rsidRDefault="008F19A0" w:rsidP="008F19A0">
            <w:pPr>
              <w:rPr>
                <w:sz w:val="20"/>
                <w:szCs w:val="20"/>
              </w:rPr>
            </w:pPr>
            <w:r w:rsidRPr="0052077B">
              <w:rPr>
                <w:sz w:val="20"/>
                <w:szCs w:val="20"/>
              </w:rPr>
              <w:t>RSGOM PP-20</w:t>
            </w:r>
          </w:p>
          <w:p w:rsidR="008F19A0" w:rsidRPr="0052077B" w:rsidRDefault="008F19A0" w:rsidP="008F19A0">
            <w:pPr>
              <w:rPr>
                <w:sz w:val="20"/>
                <w:szCs w:val="20"/>
              </w:rPr>
            </w:pPr>
            <w:r w:rsidRPr="0052077B">
              <w:rPr>
                <w:sz w:val="20"/>
                <w:szCs w:val="20"/>
              </w:rPr>
              <w:t>GIP-0900</w:t>
            </w:r>
          </w:p>
          <w:p w:rsidR="008F19A0" w:rsidRPr="0052077B" w:rsidRDefault="008F19A0" w:rsidP="008F19A0">
            <w:pPr>
              <w:rPr>
                <w:sz w:val="20"/>
                <w:szCs w:val="20"/>
              </w:rPr>
            </w:pPr>
            <w:r w:rsidRPr="0052077B">
              <w:rPr>
                <w:sz w:val="20"/>
                <w:szCs w:val="20"/>
              </w:rPr>
              <w:t>GIP-0901</w:t>
            </w:r>
          </w:p>
        </w:tc>
        <w:tc>
          <w:tcPr>
            <w:tcW w:w="534" w:type="dxa"/>
            <w:vAlign w:val="center"/>
          </w:tcPr>
          <w:p w:rsidR="008F19A0" w:rsidRPr="0023760E" w:rsidRDefault="006C32EC" w:rsidP="008F19A0">
            <w:pPr>
              <w:jc w:val="center"/>
              <w:rPr>
                <w:sz w:val="20"/>
                <w:szCs w:val="20"/>
              </w:rPr>
            </w:pPr>
            <w:r>
              <w:rPr>
                <w:sz w:val="20"/>
                <w:szCs w:val="20"/>
              </w:rPr>
              <w:t>X</w:t>
            </w:r>
          </w:p>
        </w:tc>
        <w:tc>
          <w:tcPr>
            <w:tcW w:w="534" w:type="dxa"/>
            <w:vAlign w:val="center"/>
          </w:tcPr>
          <w:p w:rsidR="008F19A0" w:rsidRPr="0023760E" w:rsidRDefault="008F19A0" w:rsidP="008F19A0">
            <w:pPr>
              <w:jc w:val="center"/>
              <w:rPr>
                <w:sz w:val="20"/>
                <w:szCs w:val="20"/>
              </w:rPr>
            </w:pPr>
          </w:p>
        </w:tc>
        <w:tc>
          <w:tcPr>
            <w:tcW w:w="534" w:type="dxa"/>
            <w:vAlign w:val="center"/>
          </w:tcPr>
          <w:p w:rsidR="008F19A0" w:rsidRPr="0023760E" w:rsidRDefault="008F19A0" w:rsidP="008F19A0">
            <w:pPr>
              <w:jc w:val="center"/>
              <w:rPr>
                <w:sz w:val="20"/>
                <w:szCs w:val="20"/>
              </w:rPr>
            </w:pPr>
          </w:p>
        </w:tc>
        <w:tc>
          <w:tcPr>
            <w:tcW w:w="535" w:type="dxa"/>
            <w:vAlign w:val="center"/>
          </w:tcPr>
          <w:p w:rsidR="008F19A0" w:rsidRPr="0023760E" w:rsidRDefault="008F19A0" w:rsidP="008F19A0">
            <w:pPr>
              <w:jc w:val="center"/>
              <w:rPr>
                <w:sz w:val="20"/>
                <w:szCs w:val="20"/>
              </w:rPr>
            </w:pPr>
          </w:p>
        </w:tc>
      </w:tr>
      <w:tr w:rsidR="008F19A0" w:rsidTr="004E6CD2">
        <w:trPr>
          <w:trHeight w:val="593"/>
        </w:trPr>
        <w:tc>
          <w:tcPr>
            <w:tcW w:w="719" w:type="dxa"/>
            <w:vMerge w:val="restart"/>
          </w:tcPr>
          <w:p w:rsidR="008F19A0" w:rsidRDefault="008F19A0" w:rsidP="008F19A0">
            <w:pPr>
              <w:jc w:val="center"/>
              <w:rPr>
                <w:sz w:val="20"/>
                <w:szCs w:val="20"/>
              </w:rPr>
            </w:pPr>
            <w:r>
              <w:rPr>
                <w:sz w:val="20"/>
                <w:szCs w:val="20"/>
              </w:rPr>
              <w:t>5.10</w:t>
            </w:r>
          </w:p>
        </w:tc>
        <w:tc>
          <w:tcPr>
            <w:tcW w:w="4501" w:type="dxa"/>
            <w:gridSpan w:val="4"/>
          </w:tcPr>
          <w:p w:rsidR="008F19A0" w:rsidRPr="0052077B" w:rsidRDefault="008F19A0" w:rsidP="008F19A0">
            <w:pPr>
              <w:rPr>
                <w:color w:val="000000"/>
                <w:sz w:val="20"/>
                <w:szCs w:val="20"/>
              </w:rPr>
            </w:pPr>
            <w:r w:rsidRPr="0052077B">
              <w:rPr>
                <w:color w:val="000000"/>
                <w:sz w:val="20"/>
                <w:szCs w:val="20"/>
              </w:rPr>
              <w:t>Does test and measuring equipment manufactured by the repair station (equivalent tooling) meet the calibration standards recommended by the manufacturer of the article being measured or tested?</w:t>
            </w:r>
          </w:p>
        </w:tc>
        <w:tc>
          <w:tcPr>
            <w:tcW w:w="2160" w:type="dxa"/>
            <w:gridSpan w:val="2"/>
          </w:tcPr>
          <w:p w:rsidR="008F19A0" w:rsidRPr="0052077B" w:rsidRDefault="008F19A0" w:rsidP="008F19A0">
            <w:pPr>
              <w:rPr>
                <w:sz w:val="20"/>
                <w:szCs w:val="20"/>
              </w:rPr>
            </w:pPr>
            <w:r w:rsidRPr="0052077B">
              <w:rPr>
                <w:sz w:val="20"/>
                <w:szCs w:val="20"/>
              </w:rPr>
              <w:t>14 CFR 145.1(c)</w:t>
            </w:r>
          </w:p>
          <w:p w:rsidR="008F19A0" w:rsidRPr="0052077B" w:rsidRDefault="008F19A0" w:rsidP="008F19A0">
            <w:pPr>
              <w:rPr>
                <w:sz w:val="20"/>
                <w:szCs w:val="20"/>
              </w:rPr>
            </w:pPr>
            <w:r w:rsidRPr="0052077B">
              <w:rPr>
                <w:sz w:val="20"/>
                <w:szCs w:val="20"/>
              </w:rPr>
              <w:t>RSGOM PP-20</w:t>
            </w:r>
          </w:p>
          <w:p w:rsidR="008F19A0" w:rsidRPr="0052077B" w:rsidRDefault="008F19A0" w:rsidP="008F19A0">
            <w:pPr>
              <w:rPr>
                <w:sz w:val="20"/>
                <w:szCs w:val="20"/>
              </w:rPr>
            </w:pPr>
            <w:r w:rsidRPr="0052077B">
              <w:rPr>
                <w:sz w:val="20"/>
                <w:szCs w:val="20"/>
              </w:rPr>
              <w:t>GIP-0900</w:t>
            </w:r>
          </w:p>
          <w:p w:rsidR="008F19A0" w:rsidRPr="0052077B" w:rsidRDefault="008F19A0" w:rsidP="008F19A0">
            <w:pPr>
              <w:rPr>
                <w:sz w:val="20"/>
                <w:szCs w:val="20"/>
              </w:rPr>
            </w:pPr>
            <w:r w:rsidRPr="0052077B">
              <w:rPr>
                <w:sz w:val="20"/>
                <w:szCs w:val="20"/>
              </w:rPr>
              <w:t>GIP-0901</w:t>
            </w:r>
          </w:p>
        </w:tc>
        <w:tc>
          <w:tcPr>
            <w:tcW w:w="534" w:type="dxa"/>
            <w:vAlign w:val="center"/>
          </w:tcPr>
          <w:p w:rsidR="008F19A0" w:rsidRPr="00B30930" w:rsidRDefault="006C32EC" w:rsidP="008F19A0">
            <w:pPr>
              <w:jc w:val="center"/>
              <w:rPr>
                <w:sz w:val="20"/>
                <w:szCs w:val="20"/>
              </w:rPr>
            </w:pPr>
            <w:r>
              <w:rPr>
                <w:sz w:val="20"/>
                <w:szCs w:val="20"/>
              </w:rPr>
              <w:t>X</w:t>
            </w:r>
          </w:p>
        </w:tc>
        <w:tc>
          <w:tcPr>
            <w:tcW w:w="534" w:type="dxa"/>
            <w:vAlign w:val="center"/>
          </w:tcPr>
          <w:p w:rsidR="008F19A0" w:rsidRPr="00B30930" w:rsidRDefault="008F19A0" w:rsidP="008F19A0">
            <w:pPr>
              <w:jc w:val="center"/>
              <w:rPr>
                <w:sz w:val="20"/>
                <w:szCs w:val="20"/>
              </w:rPr>
            </w:pPr>
          </w:p>
        </w:tc>
        <w:tc>
          <w:tcPr>
            <w:tcW w:w="534" w:type="dxa"/>
            <w:vAlign w:val="center"/>
          </w:tcPr>
          <w:p w:rsidR="008F19A0" w:rsidRPr="00B30930" w:rsidRDefault="008F19A0" w:rsidP="008F19A0">
            <w:pPr>
              <w:jc w:val="center"/>
              <w:rPr>
                <w:sz w:val="20"/>
                <w:szCs w:val="20"/>
              </w:rPr>
            </w:pPr>
          </w:p>
        </w:tc>
        <w:tc>
          <w:tcPr>
            <w:tcW w:w="535" w:type="dxa"/>
            <w:vAlign w:val="center"/>
          </w:tcPr>
          <w:p w:rsidR="008F19A0" w:rsidRPr="00B30930" w:rsidRDefault="008F19A0" w:rsidP="008F19A0">
            <w:pPr>
              <w:jc w:val="center"/>
              <w:rPr>
                <w:sz w:val="20"/>
                <w:szCs w:val="20"/>
              </w:rPr>
            </w:pPr>
          </w:p>
        </w:tc>
      </w:tr>
      <w:tr w:rsidR="008F19A0" w:rsidTr="00D9099C">
        <w:trPr>
          <w:trHeight w:val="134"/>
        </w:trPr>
        <w:tc>
          <w:tcPr>
            <w:tcW w:w="719" w:type="dxa"/>
            <w:vMerge/>
          </w:tcPr>
          <w:p w:rsidR="008F19A0" w:rsidRDefault="008F19A0" w:rsidP="008F19A0">
            <w:pPr>
              <w:jc w:val="center"/>
              <w:rPr>
                <w:sz w:val="20"/>
                <w:szCs w:val="20"/>
              </w:rPr>
            </w:pPr>
          </w:p>
        </w:tc>
        <w:tc>
          <w:tcPr>
            <w:tcW w:w="3241" w:type="dxa"/>
            <w:gridSpan w:val="2"/>
            <w:shd w:val="clear" w:color="auto" w:fill="BFBFBF" w:themeFill="background1" w:themeFillShade="BF"/>
          </w:tcPr>
          <w:p w:rsidR="008F19A0" w:rsidRPr="0052077B" w:rsidRDefault="008F19A0" w:rsidP="008F19A0">
            <w:pPr>
              <w:rPr>
                <w:sz w:val="20"/>
                <w:szCs w:val="20"/>
              </w:rPr>
            </w:pPr>
            <w:r w:rsidRPr="0052077B">
              <w:rPr>
                <w:sz w:val="20"/>
                <w:szCs w:val="20"/>
              </w:rPr>
              <w:t>SN:</w:t>
            </w:r>
            <w:r w:rsidR="00065AFE">
              <w:rPr>
                <w:sz w:val="20"/>
                <w:szCs w:val="20"/>
              </w:rPr>
              <w:t xml:space="preserve"> 934-005</w:t>
            </w:r>
          </w:p>
        </w:tc>
        <w:tc>
          <w:tcPr>
            <w:tcW w:w="3420" w:type="dxa"/>
            <w:gridSpan w:val="4"/>
            <w:shd w:val="clear" w:color="auto" w:fill="BFBFBF" w:themeFill="background1" w:themeFillShade="BF"/>
          </w:tcPr>
          <w:p w:rsidR="008F19A0" w:rsidRPr="0052077B" w:rsidRDefault="008F19A0" w:rsidP="008F19A0">
            <w:pPr>
              <w:rPr>
                <w:sz w:val="20"/>
                <w:szCs w:val="20"/>
              </w:rPr>
            </w:pPr>
            <w:r w:rsidRPr="0052077B">
              <w:rPr>
                <w:color w:val="000000"/>
                <w:sz w:val="20"/>
                <w:szCs w:val="20"/>
              </w:rPr>
              <w:t>P/N:</w:t>
            </w:r>
            <w:r w:rsidR="00065AFE">
              <w:rPr>
                <w:color w:val="000000"/>
                <w:sz w:val="20"/>
                <w:szCs w:val="20"/>
              </w:rPr>
              <w:t xml:space="preserve"> DA80-000934</w:t>
            </w:r>
          </w:p>
        </w:tc>
        <w:tc>
          <w:tcPr>
            <w:tcW w:w="534" w:type="dxa"/>
            <w:shd w:val="clear" w:color="auto" w:fill="BFBFBF" w:themeFill="background1" w:themeFillShade="BF"/>
            <w:vAlign w:val="center"/>
          </w:tcPr>
          <w:p w:rsidR="008F19A0" w:rsidRPr="00B30930" w:rsidRDefault="00065AFE" w:rsidP="008F19A0">
            <w:pPr>
              <w:jc w:val="center"/>
              <w:rPr>
                <w:sz w:val="20"/>
                <w:szCs w:val="20"/>
              </w:rPr>
            </w:pPr>
            <w:r>
              <w:rPr>
                <w:sz w:val="20"/>
                <w:szCs w:val="20"/>
              </w:rPr>
              <w:t>X</w:t>
            </w:r>
          </w:p>
        </w:tc>
        <w:tc>
          <w:tcPr>
            <w:tcW w:w="534" w:type="dxa"/>
            <w:shd w:val="clear" w:color="auto" w:fill="BFBFBF" w:themeFill="background1" w:themeFillShade="BF"/>
            <w:vAlign w:val="center"/>
          </w:tcPr>
          <w:p w:rsidR="008F19A0" w:rsidRPr="00B30930" w:rsidRDefault="008F19A0" w:rsidP="008F19A0">
            <w:pPr>
              <w:jc w:val="center"/>
              <w:rPr>
                <w:sz w:val="20"/>
                <w:szCs w:val="20"/>
              </w:rPr>
            </w:pPr>
          </w:p>
        </w:tc>
        <w:tc>
          <w:tcPr>
            <w:tcW w:w="534" w:type="dxa"/>
            <w:shd w:val="clear" w:color="auto" w:fill="BFBFBF" w:themeFill="background1" w:themeFillShade="BF"/>
            <w:vAlign w:val="center"/>
          </w:tcPr>
          <w:p w:rsidR="008F19A0" w:rsidRPr="00B30930" w:rsidRDefault="008F19A0" w:rsidP="008F19A0">
            <w:pPr>
              <w:jc w:val="center"/>
              <w:rPr>
                <w:sz w:val="20"/>
                <w:szCs w:val="20"/>
              </w:rPr>
            </w:pPr>
          </w:p>
        </w:tc>
        <w:tc>
          <w:tcPr>
            <w:tcW w:w="535" w:type="dxa"/>
            <w:shd w:val="clear" w:color="auto" w:fill="BFBFBF" w:themeFill="background1" w:themeFillShade="BF"/>
            <w:vAlign w:val="center"/>
          </w:tcPr>
          <w:p w:rsidR="008F19A0" w:rsidRPr="00B30930" w:rsidRDefault="008F19A0" w:rsidP="008F19A0">
            <w:pPr>
              <w:jc w:val="center"/>
              <w:rPr>
                <w:sz w:val="20"/>
                <w:szCs w:val="20"/>
              </w:rPr>
            </w:pPr>
          </w:p>
        </w:tc>
      </w:tr>
      <w:tr w:rsidR="008F19A0" w:rsidTr="00D9099C">
        <w:trPr>
          <w:trHeight w:val="170"/>
        </w:trPr>
        <w:tc>
          <w:tcPr>
            <w:tcW w:w="719" w:type="dxa"/>
            <w:vMerge/>
          </w:tcPr>
          <w:p w:rsidR="008F19A0" w:rsidRDefault="008F19A0" w:rsidP="008F19A0">
            <w:pPr>
              <w:jc w:val="center"/>
              <w:rPr>
                <w:sz w:val="20"/>
                <w:szCs w:val="20"/>
              </w:rPr>
            </w:pPr>
          </w:p>
        </w:tc>
        <w:tc>
          <w:tcPr>
            <w:tcW w:w="3241" w:type="dxa"/>
            <w:gridSpan w:val="2"/>
            <w:shd w:val="clear" w:color="auto" w:fill="BFBFBF" w:themeFill="background1" w:themeFillShade="BF"/>
          </w:tcPr>
          <w:p w:rsidR="008F19A0" w:rsidRPr="0052077B" w:rsidRDefault="008F19A0" w:rsidP="008F19A0">
            <w:pPr>
              <w:rPr>
                <w:sz w:val="20"/>
                <w:szCs w:val="20"/>
              </w:rPr>
            </w:pPr>
            <w:r w:rsidRPr="0052077B">
              <w:rPr>
                <w:sz w:val="20"/>
                <w:szCs w:val="20"/>
              </w:rPr>
              <w:t>SN:</w:t>
            </w:r>
            <w:r w:rsidR="00065AFE">
              <w:rPr>
                <w:sz w:val="20"/>
                <w:szCs w:val="20"/>
              </w:rPr>
              <w:t xml:space="preserve"> N/A</w:t>
            </w:r>
          </w:p>
        </w:tc>
        <w:tc>
          <w:tcPr>
            <w:tcW w:w="3420" w:type="dxa"/>
            <w:gridSpan w:val="4"/>
            <w:shd w:val="clear" w:color="auto" w:fill="BFBFBF" w:themeFill="background1" w:themeFillShade="BF"/>
          </w:tcPr>
          <w:p w:rsidR="008F19A0" w:rsidRPr="0052077B" w:rsidRDefault="008F19A0" w:rsidP="008F19A0">
            <w:pPr>
              <w:rPr>
                <w:sz w:val="20"/>
                <w:szCs w:val="20"/>
              </w:rPr>
            </w:pPr>
            <w:r w:rsidRPr="0052077B">
              <w:rPr>
                <w:color w:val="000000"/>
                <w:sz w:val="20"/>
                <w:szCs w:val="20"/>
              </w:rPr>
              <w:t>P/N:</w:t>
            </w:r>
            <w:r w:rsidR="00065AFE">
              <w:rPr>
                <w:color w:val="000000"/>
                <w:sz w:val="20"/>
                <w:szCs w:val="20"/>
              </w:rPr>
              <w:t xml:space="preserve"> N/A</w:t>
            </w:r>
          </w:p>
        </w:tc>
        <w:tc>
          <w:tcPr>
            <w:tcW w:w="534" w:type="dxa"/>
            <w:shd w:val="clear" w:color="auto" w:fill="BFBFBF" w:themeFill="background1" w:themeFillShade="BF"/>
            <w:vAlign w:val="center"/>
          </w:tcPr>
          <w:p w:rsidR="008F19A0" w:rsidRPr="00B30930" w:rsidRDefault="008F19A0" w:rsidP="008F19A0">
            <w:pPr>
              <w:jc w:val="center"/>
              <w:rPr>
                <w:sz w:val="20"/>
                <w:szCs w:val="20"/>
              </w:rPr>
            </w:pPr>
          </w:p>
        </w:tc>
        <w:tc>
          <w:tcPr>
            <w:tcW w:w="534" w:type="dxa"/>
            <w:shd w:val="clear" w:color="auto" w:fill="BFBFBF" w:themeFill="background1" w:themeFillShade="BF"/>
            <w:vAlign w:val="center"/>
          </w:tcPr>
          <w:p w:rsidR="008F19A0" w:rsidRPr="00B30930" w:rsidRDefault="008F19A0" w:rsidP="008F19A0">
            <w:pPr>
              <w:jc w:val="center"/>
              <w:rPr>
                <w:sz w:val="20"/>
                <w:szCs w:val="20"/>
              </w:rPr>
            </w:pPr>
          </w:p>
        </w:tc>
        <w:tc>
          <w:tcPr>
            <w:tcW w:w="534" w:type="dxa"/>
            <w:shd w:val="clear" w:color="auto" w:fill="BFBFBF" w:themeFill="background1" w:themeFillShade="BF"/>
            <w:vAlign w:val="center"/>
          </w:tcPr>
          <w:p w:rsidR="008F19A0" w:rsidRPr="00B30930" w:rsidRDefault="008F19A0" w:rsidP="008F19A0">
            <w:pPr>
              <w:jc w:val="center"/>
              <w:rPr>
                <w:sz w:val="20"/>
                <w:szCs w:val="20"/>
              </w:rPr>
            </w:pPr>
          </w:p>
        </w:tc>
        <w:tc>
          <w:tcPr>
            <w:tcW w:w="535" w:type="dxa"/>
            <w:shd w:val="clear" w:color="auto" w:fill="BFBFBF" w:themeFill="background1" w:themeFillShade="BF"/>
            <w:vAlign w:val="center"/>
          </w:tcPr>
          <w:p w:rsidR="008F19A0" w:rsidRPr="00B30930" w:rsidRDefault="008F19A0" w:rsidP="008F19A0">
            <w:pPr>
              <w:jc w:val="center"/>
              <w:rPr>
                <w:sz w:val="20"/>
                <w:szCs w:val="20"/>
              </w:rPr>
            </w:pPr>
          </w:p>
        </w:tc>
      </w:tr>
      <w:tr w:rsidR="008F19A0" w:rsidRPr="0023760E" w:rsidTr="004E6CD2">
        <w:trPr>
          <w:trHeight w:val="593"/>
        </w:trPr>
        <w:tc>
          <w:tcPr>
            <w:tcW w:w="719" w:type="dxa"/>
          </w:tcPr>
          <w:p w:rsidR="008F19A0" w:rsidRPr="0023760E" w:rsidRDefault="008F19A0" w:rsidP="008F19A0">
            <w:pPr>
              <w:jc w:val="center"/>
              <w:rPr>
                <w:sz w:val="20"/>
                <w:szCs w:val="20"/>
              </w:rPr>
            </w:pPr>
            <w:r>
              <w:rPr>
                <w:sz w:val="20"/>
                <w:szCs w:val="20"/>
              </w:rPr>
              <w:t>5.11</w:t>
            </w:r>
          </w:p>
        </w:tc>
        <w:tc>
          <w:tcPr>
            <w:tcW w:w="4501" w:type="dxa"/>
            <w:gridSpan w:val="4"/>
          </w:tcPr>
          <w:p w:rsidR="008F19A0" w:rsidRPr="0052077B" w:rsidRDefault="008F19A0" w:rsidP="008F19A0">
            <w:pPr>
              <w:rPr>
                <w:color w:val="000000"/>
                <w:sz w:val="20"/>
                <w:szCs w:val="20"/>
              </w:rPr>
            </w:pPr>
            <w:r w:rsidRPr="0052077B">
              <w:rPr>
                <w:color w:val="000000"/>
                <w:sz w:val="20"/>
                <w:szCs w:val="20"/>
              </w:rPr>
              <w:t>Are maintenance and service manuals available for all test equipment used in this department to perform maintenance, preventive maintenance, or alterations?</w:t>
            </w:r>
          </w:p>
        </w:tc>
        <w:tc>
          <w:tcPr>
            <w:tcW w:w="2160" w:type="dxa"/>
            <w:gridSpan w:val="2"/>
          </w:tcPr>
          <w:p w:rsidR="008F19A0" w:rsidRPr="0052077B" w:rsidRDefault="008F19A0" w:rsidP="008F19A0">
            <w:pPr>
              <w:rPr>
                <w:sz w:val="20"/>
                <w:szCs w:val="20"/>
              </w:rPr>
            </w:pPr>
            <w:r w:rsidRPr="0052077B">
              <w:rPr>
                <w:sz w:val="20"/>
                <w:szCs w:val="20"/>
              </w:rPr>
              <w:t>14 CFR 145.109(c)</w:t>
            </w:r>
          </w:p>
        </w:tc>
        <w:tc>
          <w:tcPr>
            <w:tcW w:w="534" w:type="dxa"/>
            <w:vAlign w:val="center"/>
          </w:tcPr>
          <w:p w:rsidR="008F19A0" w:rsidRPr="0023760E" w:rsidRDefault="006C32EC" w:rsidP="008F19A0">
            <w:pPr>
              <w:jc w:val="center"/>
              <w:rPr>
                <w:sz w:val="20"/>
                <w:szCs w:val="20"/>
              </w:rPr>
            </w:pPr>
            <w:r>
              <w:rPr>
                <w:sz w:val="20"/>
                <w:szCs w:val="20"/>
              </w:rPr>
              <w:t>X</w:t>
            </w:r>
          </w:p>
        </w:tc>
        <w:tc>
          <w:tcPr>
            <w:tcW w:w="534" w:type="dxa"/>
            <w:vAlign w:val="center"/>
          </w:tcPr>
          <w:p w:rsidR="008F19A0" w:rsidRPr="0023760E" w:rsidRDefault="008F19A0" w:rsidP="008F19A0">
            <w:pPr>
              <w:jc w:val="center"/>
              <w:rPr>
                <w:sz w:val="20"/>
                <w:szCs w:val="20"/>
              </w:rPr>
            </w:pPr>
          </w:p>
        </w:tc>
        <w:tc>
          <w:tcPr>
            <w:tcW w:w="534" w:type="dxa"/>
            <w:vAlign w:val="center"/>
          </w:tcPr>
          <w:p w:rsidR="008F19A0" w:rsidRPr="0023760E" w:rsidRDefault="008F19A0" w:rsidP="008F19A0">
            <w:pPr>
              <w:jc w:val="center"/>
              <w:rPr>
                <w:sz w:val="20"/>
                <w:szCs w:val="20"/>
              </w:rPr>
            </w:pPr>
          </w:p>
        </w:tc>
        <w:tc>
          <w:tcPr>
            <w:tcW w:w="535" w:type="dxa"/>
            <w:vAlign w:val="center"/>
          </w:tcPr>
          <w:p w:rsidR="008F19A0" w:rsidRPr="0023760E" w:rsidRDefault="008F19A0" w:rsidP="008F19A0">
            <w:pPr>
              <w:jc w:val="center"/>
              <w:rPr>
                <w:sz w:val="20"/>
                <w:szCs w:val="20"/>
              </w:rPr>
            </w:pPr>
          </w:p>
        </w:tc>
      </w:tr>
      <w:tr w:rsidR="008F19A0" w:rsidTr="004E6CD2">
        <w:trPr>
          <w:trHeight w:val="593"/>
        </w:trPr>
        <w:tc>
          <w:tcPr>
            <w:tcW w:w="719" w:type="dxa"/>
          </w:tcPr>
          <w:p w:rsidR="008F19A0" w:rsidRPr="0023760E" w:rsidRDefault="008F19A0" w:rsidP="008F19A0">
            <w:pPr>
              <w:jc w:val="center"/>
              <w:rPr>
                <w:sz w:val="20"/>
                <w:szCs w:val="20"/>
              </w:rPr>
            </w:pPr>
            <w:r>
              <w:rPr>
                <w:sz w:val="20"/>
                <w:szCs w:val="20"/>
              </w:rPr>
              <w:t>5.12</w:t>
            </w:r>
          </w:p>
        </w:tc>
        <w:tc>
          <w:tcPr>
            <w:tcW w:w="4501" w:type="dxa"/>
            <w:gridSpan w:val="4"/>
            <w:vAlign w:val="bottom"/>
          </w:tcPr>
          <w:p w:rsidR="008F19A0" w:rsidRPr="0052077B" w:rsidRDefault="008F19A0" w:rsidP="008F19A0">
            <w:pPr>
              <w:rPr>
                <w:sz w:val="20"/>
                <w:szCs w:val="20"/>
              </w:rPr>
            </w:pPr>
            <w:r w:rsidRPr="0052077B">
              <w:rPr>
                <w:color w:val="000000"/>
                <w:sz w:val="20"/>
                <w:szCs w:val="20"/>
              </w:rPr>
              <w:t xml:space="preserve">Does this </w:t>
            </w:r>
            <w:r w:rsidR="00FE5B86" w:rsidRPr="0052077B">
              <w:rPr>
                <w:color w:val="000000"/>
                <w:sz w:val="20"/>
                <w:szCs w:val="20"/>
              </w:rPr>
              <w:t>AFL</w:t>
            </w:r>
            <w:r w:rsidRPr="0052077B">
              <w:rPr>
                <w:color w:val="000000"/>
                <w:sz w:val="20"/>
                <w:szCs w:val="20"/>
              </w:rPr>
              <w:t xml:space="preserve"> fulfill the tool and equipment manufacturer’s requirements for control, maintenance, use and storage?</w:t>
            </w:r>
            <w:r w:rsidRPr="0052077B">
              <w:rPr>
                <w:sz w:val="20"/>
                <w:szCs w:val="20"/>
              </w:rPr>
              <w:t xml:space="preserve">  </w:t>
            </w:r>
          </w:p>
        </w:tc>
        <w:tc>
          <w:tcPr>
            <w:tcW w:w="2160" w:type="dxa"/>
            <w:gridSpan w:val="2"/>
          </w:tcPr>
          <w:p w:rsidR="008F19A0" w:rsidRPr="0052077B" w:rsidRDefault="008F19A0" w:rsidP="008F19A0">
            <w:pPr>
              <w:rPr>
                <w:sz w:val="20"/>
                <w:szCs w:val="20"/>
              </w:rPr>
            </w:pPr>
            <w:r w:rsidRPr="0052077B">
              <w:rPr>
                <w:sz w:val="20"/>
                <w:szCs w:val="20"/>
              </w:rPr>
              <w:t>14 CFR 145.109(c)</w:t>
            </w:r>
          </w:p>
        </w:tc>
        <w:tc>
          <w:tcPr>
            <w:tcW w:w="534" w:type="dxa"/>
            <w:vAlign w:val="center"/>
          </w:tcPr>
          <w:p w:rsidR="008F19A0" w:rsidRPr="00B30930" w:rsidRDefault="006C32EC" w:rsidP="008F19A0">
            <w:pPr>
              <w:jc w:val="center"/>
              <w:rPr>
                <w:sz w:val="20"/>
                <w:szCs w:val="20"/>
              </w:rPr>
            </w:pPr>
            <w:r>
              <w:rPr>
                <w:sz w:val="20"/>
                <w:szCs w:val="20"/>
              </w:rPr>
              <w:t>X</w:t>
            </w:r>
          </w:p>
        </w:tc>
        <w:tc>
          <w:tcPr>
            <w:tcW w:w="534" w:type="dxa"/>
            <w:vAlign w:val="center"/>
          </w:tcPr>
          <w:p w:rsidR="008F19A0" w:rsidRPr="00B30930" w:rsidRDefault="008F19A0" w:rsidP="008F19A0">
            <w:pPr>
              <w:jc w:val="center"/>
              <w:rPr>
                <w:sz w:val="20"/>
                <w:szCs w:val="20"/>
              </w:rPr>
            </w:pPr>
          </w:p>
        </w:tc>
        <w:tc>
          <w:tcPr>
            <w:tcW w:w="534" w:type="dxa"/>
            <w:vAlign w:val="center"/>
          </w:tcPr>
          <w:p w:rsidR="008F19A0" w:rsidRPr="00B30930" w:rsidRDefault="008F19A0" w:rsidP="008F19A0">
            <w:pPr>
              <w:jc w:val="center"/>
              <w:rPr>
                <w:sz w:val="20"/>
                <w:szCs w:val="20"/>
              </w:rPr>
            </w:pPr>
          </w:p>
        </w:tc>
        <w:tc>
          <w:tcPr>
            <w:tcW w:w="535" w:type="dxa"/>
            <w:vAlign w:val="center"/>
          </w:tcPr>
          <w:p w:rsidR="008F19A0" w:rsidRPr="00B30930" w:rsidRDefault="008F19A0" w:rsidP="008F19A0">
            <w:pPr>
              <w:jc w:val="center"/>
              <w:rPr>
                <w:sz w:val="20"/>
                <w:szCs w:val="20"/>
              </w:rPr>
            </w:pPr>
          </w:p>
        </w:tc>
      </w:tr>
      <w:tr w:rsidR="008F19A0" w:rsidTr="004E6CD2">
        <w:trPr>
          <w:trHeight w:val="593"/>
        </w:trPr>
        <w:tc>
          <w:tcPr>
            <w:tcW w:w="719" w:type="dxa"/>
          </w:tcPr>
          <w:p w:rsidR="008F19A0" w:rsidRPr="0023760E" w:rsidRDefault="008F19A0" w:rsidP="008F19A0">
            <w:pPr>
              <w:jc w:val="center"/>
              <w:rPr>
                <w:sz w:val="20"/>
                <w:szCs w:val="20"/>
              </w:rPr>
            </w:pPr>
            <w:r>
              <w:rPr>
                <w:sz w:val="20"/>
                <w:szCs w:val="20"/>
              </w:rPr>
              <w:t>5.13</w:t>
            </w:r>
          </w:p>
        </w:tc>
        <w:tc>
          <w:tcPr>
            <w:tcW w:w="4501" w:type="dxa"/>
            <w:gridSpan w:val="4"/>
          </w:tcPr>
          <w:p w:rsidR="008F19A0" w:rsidRPr="0052077B" w:rsidRDefault="008F19A0" w:rsidP="008F19A0">
            <w:pPr>
              <w:rPr>
                <w:sz w:val="20"/>
                <w:szCs w:val="20"/>
              </w:rPr>
            </w:pPr>
            <w:r w:rsidRPr="0052077B">
              <w:rPr>
                <w:sz w:val="20"/>
                <w:szCs w:val="20"/>
              </w:rPr>
              <w:t>Does all maintenance equipment that is installed on aircraft have obvious marking to ensure it is removed before maintenance is complete?</w:t>
            </w:r>
          </w:p>
        </w:tc>
        <w:tc>
          <w:tcPr>
            <w:tcW w:w="2160" w:type="dxa"/>
            <w:gridSpan w:val="2"/>
          </w:tcPr>
          <w:p w:rsidR="008F19A0" w:rsidRPr="0052077B" w:rsidRDefault="008F19A0" w:rsidP="008F19A0">
            <w:pPr>
              <w:rPr>
                <w:sz w:val="20"/>
                <w:szCs w:val="20"/>
              </w:rPr>
            </w:pPr>
            <w:r w:rsidRPr="0052077B">
              <w:rPr>
                <w:sz w:val="20"/>
                <w:szCs w:val="20"/>
              </w:rPr>
              <w:t>RSGOM QC-03</w:t>
            </w:r>
          </w:p>
        </w:tc>
        <w:tc>
          <w:tcPr>
            <w:tcW w:w="534" w:type="dxa"/>
            <w:vAlign w:val="center"/>
          </w:tcPr>
          <w:p w:rsidR="008F19A0" w:rsidRPr="00B30930" w:rsidRDefault="006C32EC" w:rsidP="008F19A0">
            <w:pPr>
              <w:jc w:val="center"/>
              <w:rPr>
                <w:sz w:val="20"/>
                <w:szCs w:val="20"/>
              </w:rPr>
            </w:pPr>
            <w:r>
              <w:rPr>
                <w:sz w:val="20"/>
                <w:szCs w:val="20"/>
              </w:rPr>
              <w:t>X</w:t>
            </w:r>
          </w:p>
        </w:tc>
        <w:tc>
          <w:tcPr>
            <w:tcW w:w="534" w:type="dxa"/>
            <w:vAlign w:val="center"/>
          </w:tcPr>
          <w:p w:rsidR="008F19A0" w:rsidRPr="00B30930" w:rsidRDefault="008F19A0" w:rsidP="008F19A0">
            <w:pPr>
              <w:jc w:val="center"/>
              <w:rPr>
                <w:sz w:val="20"/>
                <w:szCs w:val="20"/>
              </w:rPr>
            </w:pPr>
          </w:p>
        </w:tc>
        <w:tc>
          <w:tcPr>
            <w:tcW w:w="534" w:type="dxa"/>
            <w:vAlign w:val="center"/>
          </w:tcPr>
          <w:p w:rsidR="008F19A0" w:rsidRPr="00B30930" w:rsidRDefault="008F19A0" w:rsidP="008F19A0">
            <w:pPr>
              <w:jc w:val="center"/>
              <w:rPr>
                <w:sz w:val="20"/>
                <w:szCs w:val="20"/>
              </w:rPr>
            </w:pPr>
          </w:p>
        </w:tc>
        <w:tc>
          <w:tcPr>
            <w:tcW w:w="535" w:type="dxa"/>
            <w:vAlign w:val="center"/>
          </w:tcPr>
          <w:p w:rsidR="008F19A0" w:rsidRPr="00B30930" w:rsidRDefault="008F19A0" w:rsidP="008F19A0">
            <w:pPr>
              <w:jc w:val="center"/>
              <w:rPr>
                <w:sz w:val="20"/>
                <w:szCs w:val="20"/>
              </w:rPr>
            </w:pPr>
          </w:p>
        </w:tc>
      </w:tr>
    </w:tbl>
    <w:p w:rsidR="00883A30" w:rsidRDefault="00883A30">
      <w:r>
        <w:br w:type="page"/>
      </w:r>
    </w:p>
    <w:tbl>
      <w:tblPr>
        <w:tblW w:w="951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9"/>
        <w:gridCol w:w="4501"/>
        <w:gridCol w:w="2160"/>
        <w:gridCol w:w="534"/>
        <w:gridCol w:w="534"/>
        <w:gridCol w:w="534"/>
        <w:gridCol w:w="535"/>
      </w:tblGrid>
      <w:tr w:rsidR="008F19A0" w:rsidTr="004E6CD2">
        <w:trPr>
          <w:trHeight w:val="422"/>
        </w:trPr>
        <w:tc>
          <w:tcPr>
            <w:tcW w:w="719" w:type="dxa"/>
            <w:shd w:val="clear" w:color="auto" w:fill="D9D9D9" w:themeFill="background1" w:themeFillShade="D9"/>
            <w:vAlign w:val="center"/>
          </w:tcPr>
          <w:p w:rsidR="008F19A0" w:rsidRDefault="008F19A0" w:rsidP="008F19A0">
            <w:pPr>
              <w:jc w:val="center"/>
              <w:rPr>
                <w:sz w:val="20"/>
                <w:szCs w:val="20"/>
              </w:rPr>
            </w:pPr>
            <w:r>
              <w:rPr>
                <w:sz w:val="20"/>
                <w:szCs w:val="20"/>
              </w:rPr>
              <w:lastRenderedPageBreak/>
              <w:t>ITEM</w:t>
            </w:r>
          </w:p>
        </w:tc>
        <w:tc>
          <w:tcPr>
            <w:tcW w:w="4501" w:type="dxa"/>
            <w:shd w:val="clear" w:color="auto" w:fill="D9D9D9" w:themeFill="background1" w:themeFillShade="D9"/>
            <w:vAlign w:val="center"/>
          </w:tcPr>
          <w:p w:rsidR="008F19A0" w:rsidRDefault="008F19A0" w:rsidP="008F19A0">
            <w:pPr>
              <w:jc w:val="center"/>
              <w:rPr>
                <w:sz w:val="20"/>
                <w:szCs w:val="20"/>
              </w:rPr>
            </w:pPr>
            <w:r>
              <w:rPr>
                <w:sz w:val="20"/>
                <w:szCs w:val="20"/>
              </w:rPr>
              <w:t>REQUIREMENT</w:t>
            </w:r>
          </w:p>
        </w:tc>
        <w:tc>
          <w:tcPr>
            <w:tcW w:w="2160" w:type="dxa"/>
            <w:shd w:val="clear" w:color="auto" w:fill="D9D9D9" w:themeFill="background1" w:themeFillShade="D9"/>
            <w:vAlign w:val="center"/>
          </w:tcPr>
          <w:p w:rsidR="008F19A0" w:rsidRDefault="008F19A0" w:rsidP="008F19A0">
            <w:pPr>
              <w:jc w:val="center"/>
              <w:rPr>
                <w:sz w:val="20"/>
                <w:szCs w:val="20"/>
              </w:rPr>
            </w:pPr>
            <w:r>
              <w:rPr>
                <w:sz w:val="20"/>
                <w:szCs w:val="20"/>
              </w:rPr>
              <w:t>REFERENCE</w:t>
            </w:r>
          </w:p>
        </w:tc>
        <w:tc>
          <w:tcPr>
            <w:tcW w:w="534" w:type="dxa"/>
            <w:tcBorders>
              <w:tl2br w:val="nil"/>
              <w:tr2bl w:val="nil"/>
            </w:tcBorders>
            <w:shd w:val="clear" w:color="auto" w:fill="D9D9D9" w:themeFill="background1" w:themeFillShade="D9"/>
            <w:vAlign w:val="center"/>
          </w:tcPr>
          <w:p w:rsidR="008F19A0" w:rsidRPr="009B2639" w:rsidRDefault="008F19A0" w:rsidP="008F19A0">
            <w:pPr>
              <w:jc w:val="center"/>
            </w:pPr>
            <w:r w:rsidRPr="009B2639">
              <w:t>S</w:t>
            </w:r>
          </w:p>
        </w:tc>
        <w:tc>
          <w:tcPr>
            <w:tcW w:w="534" w:type="dxa"/>
            <w:tcBorders>
              <w:tl2br w:val="nil"/>
              <w:tr2bl w:val="nil"/>
            </w:tcBorders>
            <w:shd w:val="clear" w:color="auto" w:fill="D9D9D9" w:themeFill="background1" w:themeFillShade="D9"/>
            <w:vAlign w:val="center"/>
          </w:tcPr>
          <w:p w:rsidR="008F19A0" w:rsidRPr="009B2639" w:rsidRDefault="008F19A0" w:rsidP="008F19A0">
            <w:pPr>
              <w:jc w:val="center"/>
            </w:pPr>
            <w:r>
              <w:t>U</w:t>
            </w:r>
          </w:p>
        </w:tc>
        <w:tc>
          <w:tcPr>
            <w:tcW w:w="534" w:type="dxa"/>
            <w:tcBorders>
              <w:tl2br w:val="nil"/>
              <w:tr2bl w:val="nil"/>
            </w:tcBorders>
            <w:shd w:val="clear" w:color="auto" w:fill="D9D9D9" w:themeFill="background1" w:themeFillShade="D9"/>
            <w:vAlign w:val="center"/>
          </w:tcPr>
          <w:p w:rsidR="008F19A0" w:rsidRPr="008F19A0" w:rsidRDefault="008F19A0" w:rsidP="008F19A0">
            <w:pPr>
              <w:ind w:left="-59" w:right="-45"/>
              <w:jc w:val="center"/>
              <w:rPr>
                <w:szCs w:val="20"/>
              </w:rPr>
            </w:pPr>
            <w:r w:rsidRPr="008F19A0">
              <w:rPr>
                <w:szCs w:val="20"/>
              </w:rPr>
              <w:t>N/A</w:t>
            </w:r>
          </w:p>
        </w:tc>
        <w:tc>
          <w:tcPr>
            <w:tcW w:w="535" w:type="dxa"/>
            <w:tcBorders>
              <w:tl2br w:val="nil"/>
              <w:tr2bl w:val="nil"/>
            </w:tcBorders>
            <w:shd w:val="clear" w:color="auto" w:fill="D9D9D9" w:themeFill="background1" w:themeFillShade="D9"/>
            <w:vAlign w:val="center"/>
          </w:tcPr>
          <w:p w:rsidR="008F19A0" w:rsidRPr="009B2639" w:rsidRDefault="008F19A0" w:rsidP="008F19A0">
            <w:pPr>
              <w:jc w:val="center"/>
            </w:pPr>
            <w:r w:rsidRPr="009B2639">
              <w:t>C</w:t>
            </w:r>
          </w:p>
        </w:tc>
      </w:tr>
      <w:tr w:rsidR="008F19A0" w:rsidTr="004E6CD2">
        <w:trPr>
          <w:trHeight w:val="422"/>
        </w:trPr>
        <w:tc>
          <w:tcPr>
            <w:tcW w:w="719" w:type="dxa"/>
          </w:tcPr>
          <w:p w:rsidR="008F19A0" w:rsidRPr="00AC4811" w:rsidRDefault="008F19A0" w:rsidP="008939B8">
            <w:pPr>
              <w:jc w:val="center"/>
              <w:rPr>
                <w:b/>
                <w:sz w:val="20"/>
                <w:szCs w:val="20"/>
              </w:rPr>
            </w:pPr>
            <w:r>
              <w:rPr>
                <w:b/>
                <w:sz w:val="20"/>
                <w:szCs w:val="20"/>
              </w:rPr>
              <w:t>6</w:t>
            </w:r>
          </w:p>
        </w:tc>
        <w:tc>
          <w:tcPr>
            <w:tcW w:w="4501" w:type="dxa"/>
          </w:tcPr>
          <w:p w:rsidR="008F19A0" w:rsidRPr="00AC4811" w:rsidRDefault="008F19A0" w:rsidP="008939B8">
            <w:pPr>
              <w:rPr>
                <w:b/>
                <w:sz w:val="20"/>
                <w:szCs w:val="20"/>
              </w:rPr>
            </w:pPr>
            <w:r>
              <w:rPr>
                <w:b/>
                <w:sz w:val="20"/>
                <w:szCs w:val="20"/>
              </w:rPr>
              <w:t>Quality Assurance</w:t>
            </w:r>
          </w:p>
        </w:tc>
        <w:tc>
          <w:tcPr>
            <w:tcW w:w="2160" w:type="dxa"/>
          </w:tcPr>
          <w:p w:rsidR="008F19A0" w:rsidRDefault="008F19A0" w:rsidP="008939B8">
            <w:pPr>
              <w:rPr>
                <w:sz w:val="20"/>
                <w:szCs w:val="20"/>
              </w:rPr>
            </w:pPr>
          </w:p>
        </w:tc>
        <w:tc>
          <w:tcPr>
            <w:tcW w:w="534" w:type="dxa"/>
            <w:tcBorders>
              <w:tl2br w:val="single" w:sz="4" w:space="0" w:color="auto"/>
              <w:tr2bl w:val="single" w:sz="4" w:space="0" w:color="auto"/>
            </w:tcBorders>
          </w:tcPr>
          <w:p w:rsidR="008F19A0" w:rsidRDefault="008F19A0" w:rsidP="008939B8">
            <w:pPr>
              <w:rPr>
                <w:sz w:val="20"/>
                <w:szCs w:val="20"/>
              </w:rPr>
            </w:pPr>
          </w:p>
        </w:tc>
        <w:tc>
          <w:tcPr>
            <w:tcW w:w="534" w:type="dxa"/>
            <w:tcBorders>
              <w:tl2br w:val="single" w:sz="4" w:space="0" w:color="auto"/>
              <w:tr2bl w:val="single" w:sz="4" w:space="0" w:color="auto"/>
            </w:tcBorders>
          </w:tcPr>
          <w:p w:rsidR="008F19A0" w:rsidRDefault="008F19A0" w:rsidP="008939B8">
            <w:pPr>
              <w:rPr>
                <w:sz w:val="20"/>
                <w:szCs w:val="20"/>
              </w:rPr>
            </w:pPr>
          </w:p>
        </w:tc>
        <w:tc>
          <w:tcPr>
            <w:tcW w:w="534" w:type="dxa"/>
            <w:tcBorders>
              <w:tl2br w:val="single" w:sz="4" w:space="0" w:color="auto"/>
              <w:tr2bl w:val="single" w:sz="4" w:space="0" w:color="auto"/>
            </w:tcBorders>
          </w:tcPr>
          <w:p w:rsidR="008F19A0" w:rsidRDefault="008F19A0" w:rsidP="008939B8">
            <w:pPr>
              <w:rPr>
                <w:sz w:val="20"/>
                <w:szCs w:val="20"/>
              </w:rPr>
            </w:pPr>
          </w:p>
        </w:tc>
        <w:tc>
          <w:tcPr>
            <w:tcW w:w="535" w:type="dxa"/>
            <w:tcBorders>
              <w:tl2br w:val="single" w:sz="4" w:space="0" w:color="auto"/>
              <w:tr2bl w:val="single" w:sz="4" w:space="0" w:color="auto"/>
            </w:tcBorders>
          </w:tcPr>
          <w:p w:rsidR="008F19A0" w:rsidRDefault="008F19A0" w:rsidP="008939B8">
            <w:pPr>
              <w:rPr>
                <w:sz w:val="20"/>
                <w:szCs w:val="20"/>
              </w:rPr>
            </w:pPr>
          </w:p>
        </w:tc>
      </w:tr>
      <w:tr w:rsidR="008F19A0" w:rsidRPr="00883A30" w:rsidTr="004E6CD2">
        <w:trPr>
          <w:trHeight w:val="593"/>
        </w:trPr>
        <w:tc>
          <w:tcPr>
            <w:tcW w:w="719" w:type="dxa"/>
          </w:tcPr>
          <w:p w:rsidR="008F19A0" w:rsidRPr="00883A30" w:rsidRDefault="008F19A0" w:rsidP="001B2447">
            <w:pPr>
              <w:jc w:val="center"/>
              <w:rPr>
                <w:sz w:val="20"/>
                <w:szCs w:val="20"/>
              </w:rPr>
            </w:pPr>
            <w:r>
              <w:rPr>
                <w:sz w:val="20"/>
                <w:szCs w:val="20"/>
              </w:rPr>
              <w:t>6.1</w:t>
            </w:r>
          </w:p>
        </w:tc>
        <w:tc>
          <w:tcPr>
            <w:tcW w:w="4501" w:type="dxa"/>
          </w:tcPr>
          <w:p w:rsidR="008F19A0" w:rsidRPr="0052077B" w:rsidRDefault="008F19A0" w:rsidP="001B2447">
            <w:pPr>
              <w:rPr>
                <w:sz w:val="20"/>
                <w:szCs w:val="20"/>
              </w:rPr>
            </w:pPr>
            <w:r w:rsidRPr="0052077B">
              <w:rPr>
                <w:sz w:val="20"/>
                <w:szCs w:val="20"/>
              </w:rPr>
              <w:t>Has the Repair Station changed locations, housing or facilities?  Has the CRS sold or transferred assets that require an amended certificate?</w:t>
            </w:r>
          </w:p>
        </w:tc>
        <w:tc>
          <w:tcPr>
            <w:tcW w:w="2160" w:type="dxa"/>
          </w:tcPr>
          <w:p w:rsidR="008F19A0" w:rsidRPr="0052077B" w:rsidRDefault="008F19A0" w:rsidP="001B2447">
            <w:pPr>
              <w:rPr>
                <w:sz w:val="20"/>
                <w:szCs w:val="20"/>
              </w:rPr>
            </w:pPr>
            <w:r w:rsidRPr="0052077B">
              <w:rPr>
                <w:sz w:val="20"/>
                <w:szCs w:val="20"/>
              </w:rPr>
              <w:t>14 CFR 145.55, 57, 105</w:t>
            </w:r>
          </w:p>
        </w:tc>
        <w:tc>
          <w:tcPr>
            <w:tcW w:w="534" w:type="dxa"/>
            <w:vAlign w:val="center"/>
          </w:tcPr>
          <w:p w:rsidR="008F19A0" w:rsidRPr="00883A30" w:rsidRDefault="008F19A0" w:rsidP="008F19A0">
            <w:pPr>
              <w:jc w:val="center"/>
              <w:rPr>
                <w:sz w:val="20"/>
                <w:szCs w:val="20"/>
              </w:rPr>
            </w:pPr>
          </w:p>
        </w:tc>
        <w:tc>
          <w:tcPr>
            <w:tcW w:w="534" w:type="dxa"/>
            <w:vAlign w:val="center"/>
          </w:tcPr>
          <w:p w:rsidR="008F19A0" w:rsidRPr="00883A30" w:rsidRDefault="00BC3AE5" w:rsidP="008F19A0">
            <w:pPr>
              <w:jc w:val="center"/>
              <w:rPr>
                <w:sz w:val="20"/>
                <w:szCs w:val="20"/>
              </w:rPr>
            </w:pPr>
            <w:r>
              <w:rPr>
                <w:sz w:val="20"/>
                <w:szCs w:val="20"/>
              </w:rPr>
              <w:t>X</w:t>
            </w:r>
          </w:p>
        </w:tc>
        <w:tc>
          <w:tcPr>
            <w:tcW w:w="534" w:type="dxa"/>
            <w:vAlign w:val="center"/>
          </w:tcPr>
          <w:p w:rsidR="008F19A0" w:rsidRPr="00883A30" w:rsidRDefault="008F19A0" w:rsidP="008F19A0">
            <w:pPr>
              <w:jc w:val="center"/>
              <w:rPr>
                <w:sz w:val="20"/>
                <w:szCs w:val="20"/>
              </w:rPr>
            </w:pPr>
          </w:p>
        </w:tc>
        <w:tc>
          <w:tcPr>
            <w:tcW w:w="535" w:type="dxa"/>
            <w:vAlign w:val="center"/>
          </w:tcPr>
          <w:p w:rsidR="008F19A0" w:rsidRPr="00883A30" w:rsidRDefault="008F19A0" w:rsidP="008F19A0">
            <w:pPr>
              <w:jc w:val="center"/>
              <w:rPr>
                <w:sz w:val="20"/>
                <w:szCs w:val="20"/>
              </w:rPr>
            </w:pPr>
          </w:p>
        </w:tc>
      </w:tr>
      <w:tr w:rsidR="008F19A0" w:rsidRPr="00883A30" w:rsidTr="004E6CD2">
        <w:trPr>
          <w:trHeight w:val="530"/>
        </w:trPr>
        <w:tc>
          <w:tcPr>
            <w:tcW w:w="719" w:type="dxa"/>
          </w:tcPr>
          <w:p w:rsidR="008F19A0" w:rsidRPr="00883A30" w:rsidRDefault="008F19A0" w:rsidP="000500BA">
            <w:pPr>
              <w:jc w:val="center"/>
              <w:rPr>
                <w:sz w:val="20"/>
                <w:szCs w:val="20"/>
              </w:rPr>
            </w:pPr>
            <w:r>
              <w:rPr>
                <w:sz w:val="20"/>
                <w:szCs w:val="20"/>
              </w:rPr>
              <w:t>6.2</w:t>
            </w:r>
          </w:p>
        </w:tc>
        <w:tc>
          <w:tcPr>
            <w:tcW w:w="4501" w:type="dxa"/>
          </w:tcPr>
          <w:p w:rsidR="008F19A0" w:rsidRPr="0052077B" w:rsidRDefault="008F19A0" w:rsidP="001B2447">
            <w:pPr>
              <w:rPr>
                <w:color w:val="000000"/>
                <w:sz w:val="20"/>
                <w:szCs w:val="20"/>
              </w:rPr>
            </w:pPr>
            <w:r w:rsidRPr="0052077B">
              <w:rPr>
                <w:color w:val="000000"/>
                <w:sz w:val="20"/>
                <w:szCs w:val="20"/>
              </w:rPr>
              <w:t xml:space="preserve">Does this </w:t>
            </w:r>
            <w:r w:rsidR="00FE5B86" w:rsidRPr="0052077B">
              <w:rPr>
                <w:color w:val="000000"/>
                <w:sz w:val="20"/>
                <w:szCs w:val="20"/>
              </w:rPr>
              <w:t>AFL</w:t>
            </w:r>
            <w:r w:rsidRPr="0052077B">
              <w:rPr>
                <w:color w:val="000000"/>
                <w:sz w:val="20"/>
                <w:szCs w:val="20"/>
              </w:rPr>
              <w:t xml:space="preserve"> follow the procedures in the RSGOM for conducting self evaluations and revising the Op Specs?</w:t>
            </w:r>
          </w:p>
        </w:tc>
        <w:tc>
          <w:tcPr>
            <w:tcW w:w="2160" w:type="dxa"/>
          </w:tcPr>
          <w:p w:rsidR="008F19A0" w:rsidRPr="0052077B" w:rsidRDefault="008F19A0" w:rsidP="00BA6A0A">
            <w:pPr>
              <w:rPr>
                <w:sz w:val="20"/>
                <w:szCs w:val="20"/>
              </w:rPr>
            </w:pPr>
            <w:r w:rsidRPr="0052077B">
              <w:rPr>
                <w:sz w:val="20"/>
                <w:szCs w:val="20"/>
              </w:rPr>
              <w:t>RSGOM RS-05</w:t>
            </w:r>
          </w:p>
          <w:p w:rsidR="008F19A0" w:rsidRPr="0052077B" w:rsidRDefault="008F19A0" w:rsidP="001B2447">
            <w:pPr>
              <w:rPr>
                <w:sz w:val="20"/>
                <w:szCs w:val="20"/>
              </w:rPr>
            </w:pPr>
            <w:r w:rsidRPr="0052077B">
              <w:rPr>
                <w:sz w:val="20"/>
                <w:szCs w:val="20"/>
              </w:rPr>
              <w:t>14 CFR 145.215 (c)</w:t>
            </w:r>
          </w:p>
        </w:tc>
        <w:tc>
          <w:tcPr>
            <w:tcW w:w="534" w:type="dxa"/>
            <w:vAlign w:val="center"/>
          </w:tcPr>
          <w:p w:rsidR="008F19A0" w:rsidRPr="00883A30" w:rsidRDefault="00BC3AE5" w:rsidP="008F19A0">
            <w:pPr>
              <w:jc w:val="center"/>
              <w:rPr>
                <w:sz w:val="20"/>
                <w:szCs w:val="20"/>
              </w:rPr>
            </w:pPr>
            <w:r>
              <w:rPr>
                <w:sz w:val="20"/>
                <w:szCs w:val="20"/>
              </w:rPr>
              <w:t>X</w:t>
            </w:r>
          </w:p>
        </w:tc>
        <w:tc>
          <w:tcPr>
            <w:tcW w:w="534" w:type="dxa"/>
            <w:vAlign w:val="center"/>
          </w:tcPr>
          <w:p w:rsidR="008F19A0" w:rsidRPr="00883A30" w:rsidRDefault="008F19A0" w:rsidP="008F19A0">
            <w:pPr>
              <w:jc w:val="center"/>
              <w:rPr>
                <w:sz w:val="20"/>
                <w:szCs w:val="20"/>
              </w:rPr>
            </w:pPr>
          </w:p>
        </w:tc>
        <w:tc>
          <w:tcPr>
            <w:tcW w:w="534" w:type="dxa"/>
            <w:vAlign w:val="center"/>
          </w:tcPr>
          <w:p w:rsidR="008F19A0" w:rsidRPr="00883A30" w:rsidRDefault="008F19A0" w:rsidP="008F19A0">
            <w:pPr>
              <w:jc w:val="center"/>
              <w:rPr>
                <w:sz w:val="20"/>
                <w:szCs w:val="20"/>
              </w:rPr>
            </w:pPr>
          </w:p>
        </w:tc>
        <w:tc>
          <w:tcPr>
            <w:tcW w:w="535" w:type="dxa"/>
            <w:vAlign w:val="center"/>
          </w:tcPr>
          <w:p w:rsidR="008F19A0" w:rsidRPr="00883A30" w:rsidRDefault="008F19A0" w:rsidP="008F19A0">
            <w:pPr>
              <w:jc w:val="center"/>
              <w:rPr>
                <w:sz w:val="20"/>
                <w:szCs w:val="20"/>
              </w:rPr>
            </w:pPr>
          </w:p>
        </w:tc>
      </w:tr>
      <w:tr w:rsidR="008F19A0" w:rsidRPr="00883A30" w:rsidTr="004E6CD2">
        <w:trPr>
          <w:trHeight w:val="530"/>
        </w:trPr>
        <w:tc>
          <w:tcPr>
            <w:tcW w:w="719" w:type="dxa"/>
          </w:tcPr>
          <w:p w:rsidR="008F19A0" w:rsidRPr="00883A30" w:rsidRDefault="008F19A0" w:rsidP="000500BA">
            <w:pPr>
              <w:jc w:val="center"/>
              <w:rPr>
                <w:sz w:val="20"/>
                <w:szCs w:val="20"/>
              </w:rPr>
            </w:pPr>
            <w:r>
              <w:rPr>
                <w:sz w:val="20"/>
                <w:szCs w:val="20"/>
              </w:rPr>
              <w:t>6.3</w:t>
            </w:r>
          </w:p>
        </w:tc>
        <w:tc>
          <w:tcPr>
            <w:tcW w:w="4501" w:type="dxa"/>
          </w:tcPr>
          <w:p w:rsidR="008F19A0" w:rsidRPr="0052077B" w:rsidRDefault="008F19A0" w:rsidP="001B2447">
            <w:pPr>
              <w:rPr>
                <w:color w:val="000000"/>
                <w:sz w:val="20"/>
                <w:szCs w:val="20"/>
              </w:rPr>
            </w:pPr>
            <w:r w:rsidRPr="0052077B">
              <w:rPr>
                <w:color w:val="000000"/>
                <w:sz w:val="20"/>
                <w:szCs w:val="20"/>
              </w:rPr>
              <w:t xml:space="preserve">Does this </w:t>
            </w:r>
            <w:r w:rsidR="00FE5B86" w:rsidRPr="0052077B">
              <w:rPr>
                <w:color w:val="000000"/>
                <w:sz w:val="20"/>
                <w:szCs w:val="20"/>
              </w:rPr>
              <w:t>AFL</w:t>
            </w:r>
            <w:r w:rsidRPr="0052077B">
              <w:rPr>
                <w:color w:val="000000"/>
                <w:sz w:val="20"/>
                <w:szCs w:val="20"/>
              </w:rPr>
              <w:t xml:space="preserve"> perform only the specific services and functions within the ratings and classes stated in its operations specifications and capability list?</w:t>
            </w:r>
          </w:p>
        </w:tc>
        <w:tc>
          <w:tcPr>
            <w:tcW w:w="2160" w:type="dxa"/>
          </w:tcPr>
          <w:p w:rsidR="008F19A0" w:rsidRPr="0052077B" w:rsidRDefault="008F19A0" w:rsidP="00BA6A0A">
            <w:pPr>
              <w:rPr>
                <w:sz w:val="20"/>
                <w:szCs w:val="20"/>
              </w:rPr>
            </w:pPr>
            <w:r w:rsidRPr="0052077B">
              <w:rPr>
                <w:sz w:val="20"/>
                <w:szCs w:val="20"/>
              </w:rPr>
              <w:t>RSGOM RS-05</w:t>
            </w:r>
          </w:p>
          <w:p w:rsidR="008F19A0" w:rsidRPr="0052077B" w:rsidRDefault="008F19A0" w:rsidP="00BA6A0A">
            <w:pPr>
              <w:rPr>
                <w:sz w:val="20"/>
                <w:szCs w:val="20"/>
              </w:rPr>
            </w:pPr>
            <w:r w:rsidRPr="0052077B">
              <w:rPr>
                <w:sz w:val="20"/>
                <w:szCs w:val="20"/>
              </w:rPr>
              <w:t>14 CFR 145.215(a)(b)</w:t>
            </w:r>
          </w:p>
          <w:p w:rsidR="008F19A0" w:rsidRPr="0052077B" w:rsidRDefault="008F19A0" w:rsidP="001B2447">
            <w:pPr>
              <w:rPr>
                <w:sz w:val="20"/>
                <w:szCs w:val="20"/>
              </w:rPr>
            </w:pPr>
            <w:r w:rsidRPr="0052077B">
              <w:rPr>
                <w:sz w:val="20"/>
                <w:szCs w:val="20"/>
              </w:rPr>
              <w:t>AC 145-9</w:t>
            </w:r>
          </w:p>
        </w:tc>
        <w:tc>
          <w:tcPr>
            <w:tcW w:w="534" w:type="dxa"/>
            <w:vAlign w:val="center"/>
          </w:tcPr>
          <w:p w:rsidR="008F19A0" w:rsidRPr="00883A30" w:rsidRDefault="00BC3AE5" w:rsidP="008F19A0">
            <w:pPr>
              <w:jc w:val="center"/>
              <w:rPr>
                <w:sz w:val="20"/>
                <w:szCs w:val="20"/>
              </w:rPr>
            </w:pPr>
            <w:r>
              <w:rPr>
                <w:sz w:val="20"/>
                <w:szCs w:val="20"/>
              </w:rPr>
              <w:t>X</w:t>
            </w:r>
          </w:p>
        </w:tc>
        <w:tc>
          <w:tcPr>
            <w:tcW w:w="534" w:type="dxa"/>
            <w:vAlign w:val="center"/>
          </w:tcPr>
          <w:p w:rsidR="008F19A0" w:rsidRPr="00883A30" w:rsidRDefault="008F19A0" w:rsidP="008F19A0">
            <w:pPr>
              <w:jc w:val="center"/>
              <w:rPr>
                <w:sz w:val="20"/>
                <w:szCs w:val="20"/>
              </w:rPr>
            </w:pPr>
          </w:p>
        </w:tc>
        <w:tc>
          <w:tcPr>
            <w:tcW w:w="534" w:type="dxa"/>
            <w:vAlign w:val="center"/>
          </w:tcPr>
          <w:p w:rsidR="008F19A0" w:rsidRPr="00883A30" w:rsidRDefault="008F19A0" w:rsidP="008F19A0">
            <w:pPr>
              <w:jc w:val="center"/>
              <w:rPr>
                <w:sz w:val="20"/>
                <w:szCs w:val="20"/>
              </w:rPr>
            </w:pPr>
          </w:p>
        </w:tc>
        <w:tc>
          <w:tcPr>
            <w:tcW w:w="535" w:type="dxa"/>
            <w:vAlign w:val="center"/>
          </w:tcPr>
          <w:p w:rsidR="008F19A0" w:rsidRPr="00883A30" w:rsidRDefault="008F19A0" w:rsidP="008F19A0">
            <w:pPr>
              <w:jc w:val="center"/>
              <w:rPr>
                <w:sz w:val="20"/>
                <w:szCs w:val="20"/>
              </w:rPr>
            </w:pPr>
          </w:p>
        </w:tc>
      </w:tr>
      <w:tr w:rsidR="008F19A0" w:rsidRPr="00883A30" w:rsidTr="004E6CD2">
        <w:trPr>
          <w:trHeight w:val="530"/>
        </w:trPr>
        <w:tc>
          <w:tcPr>
            <w:tcW w:w="719" w:type="dxa"/>
          </w:tcPr>
          <w:p w:rsidR="008F19A0" w:rsidRPr="00883A30" w:rsidRDefault="008F19A0" w:rsidP="001B2447">
            <w:pPr>
              <w:jc w:val="center"/>
              <w:rPr>
                <w:sz w:val="20"/>
                <w:szCs w:val="20"/>
              </w:rPr>
            </w:pPr>
            <w:r>
              <w:rPr>
                <w:sz w:val="20"/>
                <w:szCs w:val="20"/>
              </w:rPr>
              <w:t>6.4</w:t>
            </w:r>
          </w:p>
        </w:tc>
        <w:tc>
          <w:tcPr>
            <w:tcW w:w="4501" w:type="dxa"/>
          </w:tcPr>
          <w:p w:rsidR="008F19A0" w:rsidRPr="0052077B" w:rsidRDefault="008F19A0" w:rsidP="0045751E">
            <w:pPr>
              <w:rPr>
                <w:sz w:val="20"/>
                <w:szCs w:val="20"/>
              </w:rPr>
            </w:pPr>
            <w:r w:rsidRPr="0052077B">
              <w:rPr>
                <w:sz w:val="20"/>
                <w:szCs w:val="20"/>
              </w:rPr>
              <w:t>Are all required certificates, ratings, city and/or state licenses on hand, up to date, and available if requested?</w:t>
            </w:r>
          </w:p>
        </w:tc>
        <w:tc>
          <w:tcPr>
            <w:tcW w:w="2160" w:type="dxa"/>
          </w:tcPr>
          <w:p w:rsidR="008F19A0" w:rsidRPr="0052077B" w:rsidRDefault="008F19A0" w:rsidP="001B2447">
            <w:pPr>
              <w:rPr>
                <w:sz w:val="20"/>
                <w:szCs w:val="20"/>
              </w:rPr>
            </w:pPr>
            <w:r w:rsidRPr="0052077B">
              <w:rPr>
                <w:sz w:val="20"/>
                <w:szCs w:val="20"/>
              </w:rPr>
              <w:t>14 CFR 145.5</w:t>
            </w:r>
          </w:p>
          <w:p w:rsidR="008F19A0" w:rsidRPr="0052077B" w:rsidRDefault="008F19A0" w:rsidP="001B2447">
            <w:pPr>
              <w:rPr>
                <w:sz w:val="20"/>
                <w:szCs w:val="20"/>
              </w:rPr>
            </w:pPr>
            <w:r w:rsidRPr="0052077B">
              <w:rPr>
                <w:sz w:val="20"/>
                <w:szCs w:val="20"/>
              </w:rPr>
              <w:t>Local regulations</w:t>
            </w:r>
          </w:p>
        </w:tc>
        <w:tc>
          <w:tcPr>
            <w:tcW w:w="534" w:type="dxa"/>
            <w:vAlign w:val="center"/>
          </w:tcPr>
          <w:p w:rsidR="008F19A0" w:rsidRPr="00883A30" w:rsidRDefault="00BC3AE5" w:rsidP="008F19A0">
            <w:pPr>
              <w:jc w:val="center"/>
              <w:rPr>
                <w:sz w:val="20"/>
                <w:szCs w:val="20"/>
              </w:rPr>
            </w:pPr>
            <w:r>
              <w:rPr>
                <w:sz w:val="20"/>
                <w:szCs w:val="20"/>
              </w:rPr>
              <w:t>X</w:t>
            </w:r>
          </w:p>
        </w:tc>
        <w:tc>
          <w:tcPr>
            <w:tcW w:w="534" w:type="dxa"/>
            <w:vAlign w:val="center"/>
          </w:tcPr>
          <w:p w:rsidR="008F19A0" w:rsidRPr="00883A30" w:rsidRDefault="008F19A0" w:rsidP="008F19A0">
            <w:pPr>
              <w:jc w:val="center"/>
              <w:rPr>
                <w:sz w:val="20"/>
                <w:szCs w:val="20"/>
              </w:rPr>
            </w:pPr>
          </w:p>
        </w:tc>
        <w:tc>
          <w:tcPr>
            <w:tcW w:w="534" w:type="dxa"/>
            <w:vAlign w:val="center"/>
          </w:tcPr>
          <w:p w:rsidR="008F19A0" w:rsidRPr="00883A30" w:rsidRDefault="008F19A0" w:rsidP="008F19A0">
            <w:pPr>
              <w:jc w:val="center"/>
              <w:rPr>
                <w:sz w:val="20"/>
                <w:szCs w:val="20"/>
              </w:rPr>
            </w:pPr>
          </w:p>
        </w:tc>
        <w:tc>
          <w:tcPr>
            <w:tcW w:w="535" w:type="dxa"/>
            <w:vAlign w:val="center"/>
          </w:tcPr>
          <w:p w:rsidR="008F19A0" w:rsidRPr="00883A30" w:rsidRDefault="008F19A0" w:rsidP="008F19A0">
            <w:pPr>
              <w:jc w:val="center"/>
              <w:rPr>
                <w:sz w:val="20"/>
                <w:szCs w:val="20"/>
              </w:rPr>
            </w:pPr>
          </w:p>
        </w:tc>
      </w:tr>
      <w:tr w:rsidR="008F19A0" w:rsidTr="004E6CD2">
        <w:trPr>
          <w:trHeight w:val="530"/>
        </w:trPr>
        <w:tc>
          <w:tcPr>
            <w:tcW w:w="719" w:type="dxa"/>
          </w:tcPr>
          <w:p w:rsidR="008F19A0" w:rsidRPr="00883A30" w:rsidRDefault="008F19A0" w:rsidP="00090A6C">
            <w:pPr>
              <w:jc w:val="center"/>
              <w:rPr>
                <w:sz w:val="20"/>
                <w:szCs w:val="20"/>
              </w:rPr>
            </w:pPr>
            <w:r>
              <w:rPr>
                <w:sz w:val="20"/>
                <w:szCs w:val="20"/>
              </w:rPr>
              <w:t>6.5</w:t>
            </w:r>
          </w:p>
        </w:tc>
        <w:tc>
          <w:tcPr>
            <w:tcW w:w="4501" w:type="dxa"/>
          </w:tcPr>
          <w:p w:rsidR="008F19A0" w:rsidRPr="0052077B" w:rsidRDefault="008F19A0" w:rsidP="008939B8">
            <w:pPr>
              <w:rPr>
                <w:sz w:val="20"/>
                <w:szCs w:val="20"/>
              </w:rPr>
            </w:pPr>
            <w:r w:rsidRPr="0052077B">
              <w:rPr>
                <w:sz w:val="20"/>
                <w:szCs w:val="20"/>
              </w:rPr>
              <w:t>Are there sufficient supervisory personnel to direct &amp; oversee the work performed?</w:t>
            </w:r>
          </w:p>
        </w:tc>
        <w:tc>
          <w:tcPr>
            <w:tcW w:w="2160" w:type="dxa"/>
          </w:tcPr>
          <w:p w:rsidR="008F19A0" w:rsidRPr="0052077B" w:rsidRDefault="008F19A0" w:rsidP="000B4C18">
            <w:pPr>
              <w:rPr>
                <w:sz w:val="20"/>
                <w:szCs w:val="20"/>
              </w:rPr>
            </w:pPr>
            <w:r w:rsidRPr="0052077B">
              <w:rPr>
                <w:sz w:val="20"/>
                <w:szCs w:val="20"/>
              </w:rPr>
              <w:t>14 CFR 145.153</w:t>
            </w:r>
          </w:p>
        </w:tc>
        <w:tc>
          <w:tcPr>
            <w:tcW w:w="534" w:type="dxa"/>
            <w:vAlign w:val="center"/>
          </w:tcPr>
          <w:p w:rsidR="008F19A0" w:rsidRDefault="00BC3AE5" w:rsidP="008F19A0">
            <w:pPr>
              <w:jc w:val="center"/>
              <w:rPr>
                <w:sz w:val="20"/>
                <w:szCs w:val="20"/>
              </w:rPr>
            </w:pPr>
            <w:r>
              <w:rPr>
                <w:sz w:val="20"/>
                <w:szCs w:val="20"/>
              </w:rPr>
              <w:t>X</w:t>
            </w:r>
          </w:p>
        </w:tc>
        <w:tc>
          <w:tcPr>
            <w:tcW w:w="534" w:type="dxa"/>
            <w:vAlign w:val="center"/>
          </w:tcPr>
          <w:p w:rsidR="008F19A0" w:rsidRDefault="008F19A0" w:rsidP="008F19A0">
            <w:pPr>
              <w:jc w:val="center"/>
              <w:rPr>
                <w:sz w:val="20"/>
                <w:szCs w:val="20"/>
              </w:rPr>
            </w:pPr>
          </w:p>
        </w:tc>
        <w:tc>
          <w:tcPr>
            <w:tcW w:w="534" w:type="dxa"/>
            <w:vAlign w:val="center"/>
          </w:tcPr>
          <w:p w:rsidR="008F19A0" w:rsidRDefault="008F19A0" w:rsidP="008F19A0">
            <w:pPr>
              <w:jc w:val="center"/>
              <w:rPr>
                <w:sz w:val="20"/>
                <w:szCs w:val="20"/>
              </w:rPr>
            </w:pPr>
          </w:p>
        </w:tc>
        <w:tc>
          <w:tcPr>
            <w:tcW w:w="535" w:type="dxa"/>
            <w:vAlign w:val="center"/>
          </w:tcPr>
          <w:p w:rsidR="008F19A0" w:rsidRDefault="008F19A0" w:rsidP="008F19A0">
            <w:pPr>
              <w:jc w:val="center"/>
              <w:rPr>
                <w:sz w:val="20"/>
                <w:szCs w:val="20"/>
              </w:rPr>
            </w:pPr>
          </w:p>
        </w:tc>
      </w:tr>
      <w:tr w:rsidR="008F19A0" w:rsidTr="004E6CD2">
        <w:trPr>
          <w:trHeight w:val="530"/>
        </w:trPr>
        <w:tc>
          <w:tcPr>
            <w:tcW w:w="719" w:type="dxa"/>
          </w:tcPr>
          <w:p w:rsidR="008F19A0" w:rsidRDefault="008F19A0" w:rsidP="00090A6C">
            <w:pPr>
              <w:jc w:val="center"/>
              <w:rPr>
                <w:sz w:val="20"/>
                <w:szCs w:val="20"/>
              </w:rPr>
            </w:pPr>
            <w:r>
              <w:rPr>
                <w:sz w:val="20"/>
                <w:szCs w:val="20"/>
              </w:rPr>
              <w:t>6.6</w:t>
            </w:r>
          </w:p>
        </w:tc>
        <w:tc>
          <w:tcPr>
            <w:tcW w:w="4501" w:type="dxa"/>
          </w:tcPr>
          <w:p w:rsidR="008F19A0" w:rsidRPr="0052077B" w:rsidRDefault="008F19A0" w:rsidP="0045445B">
            <w:pPr>
              <w:rPr>
                <w:sz w:val="20"/>
                <w:szCs w:val="20"/>
              </w:rPr>
            </w:pPr>
            <w:r w:rsidRPr="0052077B">
              <w:rPr>
                <w:sz w:val="20"/>
                <w:szCs w:val="20"/>
              </w:rPr>
              <w:t>Sample return to service personnel and Supervisors to ensure they are certificated under part 65?</w:t>
            </w:r>
          </w:p>
        </w:tc>
        <w:tc>
          <w:tcPr>
            <w:tcW w:w="2160" w:type="dxa"/>
          </w:tcPr>
          <w:p w:rsidR="008F19A0" w:rsidRPr="0052077B" w:rsidRDefault="008F19A0" w:rsidP="0045445B">
            <w:pPr>
              <w:rPr>
                <w:sz w:val="20"/>
                <w:szCs w:val="20"/>
              </w:rPr>
            </w:pPr>
            <w:r w:rsidRPr="0052077B">
              <w:rPr>
                <w:sz w:val="20"/>
                <w:szCs w:val="20"/>
              </w:rPr>
              <w:t>14 CFR 65</w:t>
            </w:r>
          </w:p>
          <w:p w:rsidR="008F19A0" w:rsidRPr="0052077B" w:rsidRDefault="008F19A0" w:rsidP="0045445B">
            <w:pPr>
              <w:rPr>
                <w:sz w:val="20"/>
                <w:szCs w:val="20"/>
              </w:rPr>
            </w:pPr>
            <w:r w:rsidRPr="0052077B">
              <w:rPr>
                <w:sz w:val="20"/>
                <w:szCs w:val="20"/>
              </w:rPr>
              <w:t>14 CFR 145.157</w:t>
            </w:r>
          </w:p>
          <w:p w:rsidR="008F19A0" w:rsidRPr="0052077B" w:rsidRDefault="008F19A0" w:rsidP="0045445B">
            <w:pPr>
              <w:rPr>
                <w:sz w:val="20"/>
                <w:szCs w:val="20"/>
              </w:rPr>
            </w:pPr>
            <w:r w:rsidRPr="0052077B">
              <w:rPr>
                <w:sz w:val="20"/>
                <w:szCs w:val="20"/>
              </w:rPr>
              <w:t>14 CFR 145.153</w:t>
            </w:r>
          </w:p>
        </w:tc>
        <w:tc>
          <w:tcPr>
            <w:tcW w:w="534" w:type="dxa"/>
            <w:vAlign w:val="center"/>
          </w:tcPr>
          <w:p w:rsidR="008F19A0" w:rsidRDefault="00BC3AE5" w:rsidP="008F19A0">
            <w:pPr>
              <w:jc w:val="center"/>
              <w:rPr>
                <w:sz w:val="20"/>
                <w:szCs w:val="20"/>
              </w:rPr>
            </w:pPr>
            <w:r>
              <w:rPr>
                <w:sz w:val="20"/>
                <w:szCs w:val="20"/>
              </w:rPr>
              <w:t>X</w:t>
            </w:r>
          </w:p>
        </w:tc>
        <w:tc>
          <w:tcPr>
            <w:tcW w:w="534" w:type="dxa"/>
            <w:vAlign w:val="center"/>
          </w:tcPr>
          <w:p w:rsidR="008F19A0" w:rsidRDefault="008F19A0" w:rsidP="008F19A0">
            <w:pPr>
              <w:jc w:val="center"/>
              <w:rPr>
                <w:sz w:val="20"/>
                <w:szCs w:val="20"/>
              </w:rPr>
            </w:pPr>
          </w:p>
        </w:tc>
        <w:tc>
          <w:tcPr>
            <w:tcW w:w="534" w:type="dxa"/>
            <w:vAlign w:val="center"/>
          </w:tcPr>
          <w:p w:rsidR="008F19A0" w:rsidRDefault="008F19A0" w:rsidP="008F19A0">
            <w:pPr>
              <w:jc w:val="center"/>
              <w:rPr>
                <w:sz w:val="20"/>
                <w:szCs w:val="20"/>
              </w:rPr>
            </w:pPr>
          </w:p>
        </w:tc>
        <w:tc>
          <w:tcPr>
            <w:tcW w:w="535" w:type="dxa"/>
            <w:vAlign w:val="center"/>
          </w:tcPr>
          <w:p w:rsidR="008F19A0" w:rsidRDefault="008F19A0" w:rsidP="008F19A0">
            <w:pPr>
              <w:jc w:val="center"/>
              <w:rPr>
                <w:sz w:val="20"/>
                <w:szCs w:val="20"/>
              </w:rPr>
            </w:pPr>
          </w:p>
        </w:tc>
      </w:tr>
      <w:tr w:rsidR="008F19A0" w:rsidTr="004E6CD2">
        <w:trPr>
          <w:trHeight w:val="530"/>
        </w:trPr>
        <w:tc>
          <w:tcPr>
            <w:tcW w:w="719" w:type="dxa"/>
          </w:tcPr>
          <w:p w:rsidR="008F19A0" w:rsidRDefault="008F19A0" w:rsidP="00090A6C">
            <w:pPr>
              <w:jc w:val="center"/>
              <w:rPr>
                <w:sz w:val="20"/>
                <w:szCs w:val="20"/>
              </w:rPr>
            </w:pPr>
            <w:r>
              <w:rPr>
                <w:sz w:val="20"/>
                <w:szCs w:val="20"/>
              </w:rPr>
              <w:t>6.7</w:t>
            </w:r>
          </w:p>
          <w:p w:rsidR="008F19A0" w:rsidRPr="0045751E" w:rsidRDefault="008F19A0" w:rsidP="00090A6C">
            <w:pPr>
              <w:rPr>
                <w:sz w:val="20"/>
                <w:szCs w:val="20"/>
              </w:rPr>
            </w:pPr>
          </w:p>
        </w:tc>
        <w:tc>
          <w:tcPr>
            <w:tcW w:w="4501" w:type="dxa"/>
          </w:tcPr>
          <w:p w:rsidR="008F19A0" w:rsidRPr="0052077B" w:rsidRDefault="008F19A0" w:rsidP="000E3636">
            <w:pPr>
              <w:rPr>
                <w:sz w:val="20"/>
                <w:szCs w:val="20"/>
              </w:rPr>
            </w:pPr>
            <w:r w:rsidRPr="0052077B">
              <w:rPr>
                <w:sz w:val="20"/>
                <w:szCs w:val="20"/>
              </w:rPr>
              <w:t>Are the Management/Supervisory and Inspector Rosters available and accurate?</w:t>
            </w:r>
          </w:p>
          <w:p w:rsidR="008F19A0" w:rsidRPr="0052077B" w:rsidRDefault="008F19A0" w:rsidP="000E3636">
            <w:pPr>
              <w:rPr>
                <w:sz w:val="20"/>
                <w:szCs w:val="20"/>
              </w:rPr>
            </w:pPr>
            <w:r w:rsidRPr="0052077B">
              <w:rPr>
                <w:sz w:val="20"/>
                <w:szCs w:val="20"/>
              </w:rPr>
              <w:t>Are Employment Summaries available and accurate for the above personnel?</w:t>
            </w:r>
          </w:p>
        </w:tc>
        <w:tc>
          <w:tcPr>
            <w:tcW w:w="2160" w:type="dxa"/>
          </w:tcPr>
          <w:p w:rsidR="008F19A0" w:rsidRPr="0052077B" w:rsidRDefault="008F19A0" w:rsidP="00454A25">
            <w:pPr>
              <w:rPr>
                <w:sz w:val="20"/>
                <w:szCs w:val="20"/>
              </w:rPr>
            </w:pPr>
            <w:r w:rsidRPr="0052077B">
              <w:rPr>
                <w:sz w:val="20"/>
                <w:szCs w:val="20"/>
              </w:rPr>
              <w:t>14 CFR 145.161</w:t>
            </w:r>
          </w:p>
          <w:p w:rsidR="008F19A0" w:rsidRPr="0052077B" w:rsidRDefault="008F19A0" w:rsidP="00454A25">
            <w:pPr>
              <w:rPr>
                <w:sz w:val="20"/>
                <w:szCs w:val="20"/>
              </w:rPr>
            </w:pPr>
            <w:r w:rsidRPr="0052077B">
              <w:rPr>
                <w:sz w:val="20"/>
                <w:szCs w:val="20"/>
              </w:rPr>
              <w:t>RSGOM RS-02</w:t>
            </w:r>
          </w:p>
        </w:tc>
        <w:tc>
          <w:tcPr>
            <w:tcW w:w="534" w:type="dxa"/>
            <w:vAlign w:val="center"/>
          </w:tcPr>
          <w:p w:rsidR="008F19A0" w:rsidRDefault="00BC3AE5" w:rsidP="008F19A0">
            <w:pPr>
              <w:jc w:val="center"/>
              <w:rPr>
                <w:sz w:val="20"/>
                <w:szCs w:val="20"/>
              </w:rPr>
            </w:pPr>
            <w:r>
              <w:rPr>
                <w:sz w:val="20"/>
                <w:szCs w:val="20"/>
              </w:rPr>
              <w:t>X</w:t>
            </w:r>
          </w:p>
        </w:tc>
        <w:tc>
          <w:tcPr>
            <w:tcW w:w="534" w:type="dxa"/>
            <w:vAlign w:val="center"/>
          </w:tcPr>
          <w:p w:rsidR="008F19A0" w:rsidRDefault="008F19A0" w:rsidP="008F19A0">
            <w:pPr>
              <w:jc w:val="center"/>
              <w:rPr>
                <w:sz w:val="20"/>
                <w:szCs w:val="20"/>
              </w:rPr>
            </w:pPr>
          </w:p>
        </w:tc>
        <w:tc>
          <w:tcPr>
            <w:tcW w:w="534" w:type="dxa"/>
            <w:vAlign w:val="center"/>
          </w:tcPr>
          <w:p w:rsidR="008F19A0" w:rsidRDefault="008F19A0" w:rsidP="008F19A0">
            <w:pPr>
              <w:jc w:val="center"/>
              <w:rPr>
                <w:sz w:val="20"/>
                <w:szCs w:val="20"/>
              </w:rPr>
            </w:pPr>
          </w:p>
        </w:tc>
        <w:tc>
          <w:tcPr>
            <w:tcW w:w="535" w:type="dxa"/>
            <w:vAlign w:val="center"/>
          </w:tcPr>
          <w:p w:rsidR="008F19A0" w:rsidRDefault="008F19A0" w:rsidP="008F19A0">
            <w:pPr>
              <w:jc w:val="center"/>
              <w:rPr>
                <w:sz w:val="20"/>
                <w:szCs w:val="20"/>
              </w:rPr>
            </w:pPr>
          </w:p>
        </w:tc>
      </w:tr>
      <w:tr w:rsidR="008F19A0" w:rsidTr="004E6CD2">
        <w:trPr>
          <w:trHeight w:val="530"/>
        </w:trPr>
        <w:tc>
          <w:tcPr>
            <w:tcW w:w="719" w:type="dxa"/>
          </w:tcPr>
          <w:p w:rsidR="008F19A0" w:rsidRDefault="008F19A0" w:rsidP="00090A6C">
            <w:pPr>
              <w:jc w:val="center"/>
              <w:rPr>
                <w:sz w:val="20"/>
                <w:szCs w:val="20"/>
              </w:rPr>
            </w:pPr>
            <w:r>
              <w:rPr>
                <w:sz w:val="20"/>
                <w:szCs w:val="20"/>
              </w:rPr>
              <w:t>6.8</w:t>
            </w:r>
          </w:p>
        </w:tc>
        <w:tc>
          <w:tcPr>
            <w:tcW w:w="4501" w:type="dxa"/>
          </w:tcPr>
          <w:p w:rsidR="008F19A0" w:rsidRPr="0052077B" w:rsidRDefault="008F19A0" w:rsidP="000B4C18">
            <w:pPr>
              <w:rPr>
                <w:color w:val="000000"/>
                <w:sz w:val="20"/>
                <w:szCs w:val="20"/>
              </w:rPr>
            </w:pPr>
            <w:r w:rsidRPr="0052077B">
              <w:rPr>
                <w:color w:val="000000"/>
                <w:sz w:val="20"/>
                <w:szCs w:val="20"/>
              </w:rPr>
              <w:t xml:space="preserve">Are changes to the </w:t>
            </w:r>
            <w:r w:rsidRPr="0052077B">
              <w:rPr>
                <w:sz w:val="20"/>
                <w:szCs w:val="20"/>
              </w:rPr>
              <w:t xml:space="preserve">Management/Supervisory and Inspector Rosters </w:t>
            </w:r>
            <w:r w:rsidRPr="0052077B">
              <w:rPr>
                <w:color w:val="000000"/>
                <w:sz w:val="20"/>
                <w:szCs w:val="20"/>
              </w:rPr>
              <w:t>caused by terminations, re-assignments, changes in duties etc. reflected in the rosters within 5 business days.</w:t>
            </w:r>
          </w:p>
        </w:tc>
        <w:tc>
          <w:tcPr>
            <w:tcW w:w="2160" w:type="dxa"/>
          </w:tcPr>
          <w:p w:rsidR="008F19A0" w:rsidRPr="0052077B" w:rsidRDefault="008F19A0" w:rsidP="001B2447">
            <w:pPr>
              <w:rPr>
                <w:sz w:val="20"/>
                <w:szCs w:val="20"/>
              </w:rPr>
            </w:pPr>
            <w:r w:rsidRPr="0052077B">
              <w:rPr>
                <w:sz w:val="20"/>
                <w:szCs w:val="20"/>
              </w:rPr>
              <w:t>RSGOM RS-02</w:t>
            </w:r>
          </w:p>
        </w:tc>
        <w:tc>
          <w:tcPr>
            <w:tcW w:w="534" w:type="dxa"/>
            <w:vAlign w:val="center"/>
          </w:tcPr>
          <w:p w:rsidR="008F19A0" w:rsidRDefault="00BC3AE5" w:rsidP="008F19A0">
            <w:pPr>
              <w:jc w:val="center"/>
              <w:rPr>
                <w:sz w:val="20"/>
                <w:szCs w:val="20"/>
              </w:rPr>
            </w:pPr>
            <w:r>
              <w:rPr>
                <w:sz w:val="20"/>
                <w:szCs w:val="20"/>
              </w:rPr>
              <w:t>X</w:t>
            </w:r>
          </w:p>
        </w:tc>
        <w:tc>
          <w:tcPr>
            <w:tcW w:w="534" w:type="dxa"/>
            <w:vAlign w:val="center"/>
          </w:tcPr>
          <w:p w:rsidR="008F19A0" w:rsidRDefault="008F19A0" w:rsidP="008F19A0">
            <w:pPr>
              <w:jc w:val="center"/>
              <w:rPr>
                <w:sz w:val="20"/>
                <w:szCs w:val="20"/>
              </w:rPr>
            </w:pPr>
          </w:p>
        </w:tc>
        <w:tc>
          <w:tcPr>
            <w:tcW w:w="534" w:type="dxa"/>
            <w:vAlign w:val="center"/>
          </w:tcPr>
          <w:p w:rsidR="008F19A0" w:rsidRDefault="008F19A0" w:rsidP="008F19A0">
            <w:pPr>
              <w:jc w:val="center"/>
              <w:rPr>
                <w:sz w:val="20"/>
                <w:szCs w:val="20"/>
              </w:rPr>
            </w:pPr>
          </w:p>
        </w:tc>
        <w:tc>
          <w:tcPr>
            <w:tcW w:w="535" w:type="dxa"/>
            <w:vAlign w:val="center"/>
          </w:tcPr>
          <w:p w:rsidR="008F19A0" w:rsidRDefault="008F19A0" w:rsidP="008F19A0">
            <w:pPr>
              <w:jc w:val="center"/>
              <w:rPr>
                <w:sz w:val="20"/>
                <w:szCs w:val="20"/>
              </w:rPr>
            </w:pPr>
          </w:p>
        </w:tc>
      </w:tr>
      <w:tr w:rsidR="008F19A0" w:rsidTr="004E6CD2">
        <w:trPr>
          <w:trHeight w:val="530"/>
        </w:trPr>
        <w:tc>
          <w:tcPr>
            <w:tcW w:w="719" w:type="dxa"/>
          </w:tcPr>
          <w:p w:rsidR="008F19A0" w:rsidRDefault="008F19A0" w:rsidP="00090A6C">
            <w:pPr>
              <w:jc w:val="center"/>
              <w:rPr>
                <w:sz w:val="20"/>
                <w:szCs w:val="20"/>
              </w:rPr>
            </w:pPr>
            <w:r>
              <w:rPr>
                <w:sz w:val="20"/>
                <w:szCs w:val="20"/>
              </w:rPr>
              <w:t>6.9</w:t>
            </w:r>
          </w:p>
        </w:tc>
        <w:tc>
          <w:tcPr>
            <w:tcW w:w="4501" w:type="dxa"/>
          </w:tcPr>
          <w:p w:rsidR="008F19A0" w:rsidRPr="0052077B" w:rsidRDefault="008F19A0" w:rsidP="008939B8">
            <w:pPr>
              <w:rPr>
                <w:sz w:val="20"/>
                <w:szCs w:val="20"/>
              </w:rPr>
            </w:pPr>
            <w:r w:rsidRPr="0052077B">
              <w:rPr>
                <w:sz w:val="20"/>
                <w:szCs w:val="20"/>
              </w:rPr>
              <w:t>Are Inspection Personnel thoroughly familiar with regulations, inspection methods, techniques, practices, aids, equipment and tools used in the Repair Station?  And are Inspectors proficient in using inspection equipment and visual inspection aids as appropriate for the task?</w:t>
            </w:r>
          </w:p>
        </w:tc>
        <w:tc>
          <w:tcPr>
            <w:tcW w:w="2160" w:type="dxa"/>
          </w:tcPr>
          <w:p w:rsidR="008F19A0" w:rsidRPr="0052077B" w:rsidRDefault="008F19A0" w:rsidP="008939B8">
            <w:pPr>
              <w:rPr>
                <w:sz w:val="20"/>
                <w:szCs w:val="20"/>
              </w:rPr>
            </w:pPr>
            <w:r w:rsidRPr="0052077B">
              <w:rPr>
                <w:sz w:val="20"/>
                <w:szCs w:val="20"/>
              </w:rPr>
              <w:t>14 CFR 145.155</w:t>
            </w:r>
          </w:p>
        </w:tc>
        <w:tc>
          <w:tcPr>
            <w:tcW w:w="534" w:type="dxa"/>
            <w:vAlign w:val="center"/>
          </w:tcPr>
          <w:p w:rsidR="008F19A0" w:rsidRDefault="00BC3AE5" w:rsidP="008F19A0">
            <w:pPr>
              <w:jc w:val="center"/>
              <w:rPr>
                <w:sz w:val="20"/>
                <w:szCs w:val="20"/>
              </w:rPr>
            </w:pPr>
            <w:r>
              <w:rPr>
                <w:sz w:val="20"/>
                <w:szCs w:val="20"/>
              </w:rPr>
              <w:t>X</w:t>
            </w:r>
          </w:p>
        </w:tc>
        <w:tc>
          <w:tcPr>
            <w:tcW w:w="534" w:type="dxa"/>
            <w:vAlign w:val="center"/>
          </w:tcPr>
          <w:p w:rsidR="008F19A0" w:rsidRDefault="008F19A0" w:rsidP="008F19A0">
            <w:pPr>
              <w:jc w:val="center"/>
              <w:rPr>
                <w:sz w:val="20"/>
                <w:szCs w:val="20"/>
              </w:rPr>
            </w:pPr>
          </w:p>
        </w:tc>
        <w:tc>
          <w:tcPr>
            <w:tcW w:w="534" w:type="dxa"/>
            <w:vAlign w:val="center"/>
          </w:tcPr>
          <w:p w:rsidR="008F19A0" w:rsidRDefault="008F19A0" w:rsidP="008F19A0">
            <w:pPr>
              <w:jc w:val="center"/>
              <w:rPr>
                <w:sz w:val="20"/>
                <w:szCs w:val="20"/>
              </w:rPr>
            </w:pPr>
          </w:p>
        </w:tc>
        <w:tc>
          <w:tcPr>
            <w:tcW w:w="535" w:type="dxa"/>
            <w:vAlign w:val="center"/>
          </w:tcPr>
          <w:p w:rsidR="008F19A0" w:rsidRDefault="008F19A0" w:rsidP="008F19A0">
            <w:pPr>
              <w:jc w:val="center"/>
              <w:rPr>
                <w:sz w:val="20"/>
                <w:szCs w:val="20"/>
              </w:rPr>
            </w:pPr>
          </w:p>
        </w:tc>
      </w:tr>
      <w:tr w:rsidR="008F19A0" w:rsidTr="004E6CD2">
        <w:trPr>
          <w:trHeight w:val="593"/>
        </w:trPr>
        <w:tc>
          <w:tcPr>
            <w:tcW w:w="719" w:type="dxa"/>
          </w:tcPr>
          <w:p w:rsidR="008F19A0" w:rsidRDefault="008F19A0" w:rsidP="00090A6C">
            <w:pPr>
              <w:jc w:val="center"/>
              <w:rPr>
                <w:sz w:val="20"/>
                <w:szCs w:val="20"/>
              </w:rPr>
            </w:pPr>
            <w:r>
              <w:rPr>
                <w:sz w:val="20"/>
                <w:szCs w:val="20"/>
              </w:rPr>
              <w:t>6.10</w:t>
            </w:r>
          </w:p>
        </w:tc>
        <w:tc>
          <w:tcPr>
            <w:tcW w:w="4501" w:type="dxa"/>
          </w:tcPr>
          <w:p w:rsidR="008F19A0" w:rsidRPr="0052077B" w:rsidRDefault="008F19A0" w:rsidP="001B2447">
            <w:pPr>
              <w:rPr>
                <w:color w:val="000000"/>
                <w:sz w:val="20"/>
                <w:szCs w:val="20"/>
              </w:rPr>
            </w:pPr>
            <w:r w:rsidRPr="0052077B">
              <w:rPr>
                <w:color w:val="000000"/>
                <w:sz w:val="20"/>
                <w:szCs w:val="20"/>
              </w:rPr>
              <w:t>Are Qualified Inspectors thoroughly familiar with the RSGOM and their duties and responsibilities?</w:t>
            </w:r>
          </w:p>
        </w:tc>
        <w:tc>
          <w:tcPr>
            <w:tcW w:w="2160" w:type="dxa"/>
          </w:tcPr>
          <w:p w:rsidR="008F19A0" w:rsidRPr="0052077B" w:rsidRDefault="008F19A0" w:rsidP="001B2447">
            <w:pPr>
              <w:rPr>
                <w:sz w:val="20"/>
                <w:szCs w:val="20"/>
              </w:rPr>
            </w:pPr>
            <w:r w:rsidRPr="0052077B">
              <w:rPr>
                <w:sz w:val="20"/>
                <w:szCs w:val="20"/>
              </w:rPr>
              <w:t>14 CFR 145.155(a)(1)</w:t>
            </w:r>
          </w:p>
        </w:tc>
        <w:tc>
          <w:tcPr>
            <w:tcW w:w="534" w:type="dxa"/>
            <w:vAlign w:val="center"/>
          </w:tcPr>
          <w:p w:rsidR="008F19A0" w:rsidRPr="00B30930" w:rsidRDefault="00BC3AE5" w:rsidP="008F19A0">
            <w:pPr>
              <w:jc w:val="center"/>
              <w:rPr>
                <w:sz w:val="20"/>
                <w:szCs w:val="20"/>
              </w:rPr>
            </w:pPr>
            <w:r>
              <w:rPr>
                <w:sz w:val="20"/>
                <w:szCs w:val="20"/>
              </w:rPr>
              <w:t>X</w:t>
            </w:r>
          </w:p>
        </w:tc>
        <w:tc>
          <w:tcPr>
            <w:tcW w:w="534" w:type="dxa"/>
            <w:vAlign w:val="center"/>
          </w:tcPr>
          <w:p w:rsidR="008F19A0" w:rsidRPr="00B30930" w:rsidRDefault="008F19A0" w:rsidP="008F19A0">
            <w:pPr>
              <w:jc w:val="center"/>
              <w:rPr>
                <w:sz w:val="20"/>
                <w:szCs w:val="20"/>
              </w:rPr>
            </w:pPr>
          </w:p>
        </w:tc>
        <w:tc>
          <w:tcPr>
            <w:tcW w:w="534" w:type="dxa"/>
            <w:vAlign w:val="center"/>
          </w:tcPr>
          <w:p w:rsidR="008F19A0" w:rsidRPr="00B30930" w:rsidRDefault="008F19A0" w:rsidP="008F19A0">
            <w:pPr>
              <w:jc w:val="center"/>
              <w:rPr>
                <w:sz w:val="20"/>
                <w:szCs w:val="20"/>
              </w:rPr>
            </w:pPr>
          </w:p>
        </w:tc>
        <w:tc>
          <w:tcPr>
            <w:tcW w:w="535" w:type="dxa"/>
            <w:vAlign w:val="center"/>
          </w:tcPr>
          <w:p w:rsidR="008F19A0" w:rsidRPr="00B30930" w:rsidRDefault="008F19A0" w:rsidP="008F19A0">
            <w:pPr>
              <w:jc w:val="center"/>
              <w:rPr>
                <w:sz w:val="20"/>
                <w:szCs w:val="20"/>
              </w:rPr>
            </w:pPr>
          </w:p>
        </w:tc>
      </w:tr>
      <w:tr w:rsidR="008F19A0" w:rsidTr="004E6CD2">
        <w:trPr>
          <w:trHeight w:val="530"/>
        </w:trPr>
        <w:tc>
          <w:tcPr>
            <w:tcW w:w="719" w:type="dxa"/>
          </w:tcPr>
          <w:p w:rsidR="008F19A0" w:rsidRDefault="008F19A0" w:rsidP="00090A6C">
            <w:pPr>
              <w:jc w:val="center"/>
              <w:rPr>
                <w:sz w:val="20"/>
                <w:szCs w:val="20"/>
              </w:rPr>
            </w:pPr>
            <w:r>
              <w:rPr>
                <w:sz w:val="20"/>
                <w:szCs w:val="20"/>
              </w:rPr>
              <w:t>6.11</w:t>
            </w:r>
          </w:p>
        </w:tc>
        <w:tc>
          <w:tcPr>
            <w:tcW w:w="4501" w:type="dxa"/>
          </w:tcPr>
          <w:p w:rsidR="008F19A0" w:rsidRPr="0052077B" w:rsidRDefault="008F19A0" w:rsidP="008939B8">
            <w:pPr>
              <w:rPr>
                <w:sz w:val="20"/>
                <w:szCs w:val="20"/>
              </w:rPr>
            </w:pPr>
            <w:r w:rsidRPr="0052077B">
              <w:rPr>
                <w:sz w:val="20"/>
                <w:szCs w:val="20"/>
              </w:rPr>
              <w:t>Does the Repair Station report to the FAA within 96 hours after it discovers any serious failure, malfunction, or defect of an article?</w:t>
            </w:r>
          </w:p>
        </w:tc>
        <w:tc>
          <w:tcPr>
            <w:tcW w:w="2160" w:type="dxa"/>
          </w:tcPr>
          <w:p w:rsidR="008F19A0" w:rsidRPr="0052077B" w:rsidRDefault="008F19A0" w:rsidP="008939B8">
            <w:pPr>
              <w:rPr>
                <w:sz w:val="20"/>
                <w:szCs w:val="20"/>
              </w:rPr>
            </w:pPr>
            <w:r w:rsidRPr="0052077B">
              <w:rPr>
                <w:sz w:val="20"/>
                <w:szCs w:val="20"/>
              </w:rPr>
              <w:t>14 CFR 145.221</w:t>
            </w:r>
          </w:p>
        </w:tc>
        <w:tc>
          <w:tcPr>
            <w:tcW w:w="534" w:type="dxa"/>
            <w:vAlign w:val="center"/>
          </w:tcPr>
          <w:p w:rsidR="008F19A0" w:rsidRDefault="00BC3AE5" w:rsidP="008F19A0">
            <w:pPr>
              <w:jc w:val="center"/>
              <w:rPr>
                <w:sz w:val="20"/>
                <w:szCs w:val="20"/>
              </w:rPr>
            </w:pPr>
            <w:r>
              <w:rPr>
                <w:sz w:val="20"/>
                <w:szCs w:val="20"/>
              </w:rPr>
              <w:t>X</w:t>
            </w:r>
          </w:p>
        </w:tc>
        <w:tc>
          <w:tcPr>
            <w:tcW w:w="534" w:type="dxa"/>
            <w:vAlign w:val="center"/>
          </w:tcPr>
          <w:p w:rsidR="008F19A0" w:rsidRDefault="008F19A0" w:rsidP="008F19A0">
            <w:pPr>
              <w:jc w:val="center"/>
              <w:rPr>
                <w:sz w:val="20"/>
                <w:szCs w:val="20"/>
              </w:rPr>
            </w:pPr>
          </w:p>
        </w:tc>
        <w:tc>
          <w:tcPr>
            <w:tcW w:w="534" w:type="dxa"/>
            <w:vAlign w:val="center"/>
          </w:tcPr>
          <w:p w:rsidR="008F19A0" w:rsidRDefault="008F19A0" w:rsidP="008F19A0">
            <w:pPr>
              <w:jc w:val="center"/>
              <w:rPr>
                <w:sz w:val="20"/>
                <w:szCs w:val="20"/>
              </w:rPr>
            </w:pPr>
          </w:p>
        </w:tc>
        <w:tc>
          <w:tcPr>
            <w:tcW w:w="535" w:type="dxa"/>
            <w:vAlign w:val="center"/>
          </w:tcPr>
          <w:p w:rsidR="008F19A0" w:rsidRDefault="008F19A0" w:rsidP="008F19A0">
            <w:pPr>
              <w:jc w:val="center"/>
              <w:rPr>
                <w:sz w:val="20"/>
                <w:szCs w:val="20"/>
              </w:rPr>
            </w:pPr>
          </w:p>
        </w:tc>
      </w:tr>
      <w:tr w:rsidR="008F19A0" w:rsidTr="004E6CD2">
        <w:trPr>
          <w:trHeight w:val="593"/>
        </w:trPr>
        <w:tc>
          <w:tcPr>
            <w:tcW w:w="719" w:type="dxa"/>
          </w:tcPr>
          <w:p w:rsidR="008F19A0" w:rsidRDefault="008F19A0" w:rsidP="00090A6C">
            <w:pPr>
              <w:jc w:val="center"/>
              <w:rPr>
                <w:sz w:val="20"/>
                <w:szCs w:val="20"/>
              </w:rPr>
            </w:pPr>
            <w:r>
              <w:rPr>
                <w:sz w:val="20"/>
                <w:szCs w:val="20"/>
              </w:rPr>
              <w:t>6.12</w:t>
            </w:r>
          </w:p>
        </w:tc>
        <w:tc>
          <w:tcPr>
            <w:tcW w:w="4501" w:type="dxa"/>
          </w:tcPr>
          <w:p w:rsidR="008F19A0" w:rsidRDefault="008F19A0" w:rsidP="001B2447">
            <w:pPr>
              <w:rPr>
                <w:color w:val="000000"/>
                <w:sz w:val="20"/>
                <w:szCs w:val="20"/>
              </w:rPr>
            </w:pPr>
            <w:r>
              <w:rPr>
                <w:color w:val="000000"/>
                <w:sz w:val="20"/>
                <w:szCs w:val="20"/>
              </w:rPr>
              <w:t>When required, are re-inspection/retests performed following rework?</w:t>
            </w:r>
          </w:p>
        </w:tc>
        <w:tc>
          <w:tcPr>
            <w:tcW w:w="2160" w:type="dxa"/>
          </w:tcPr>
          <w:p w:rsidR="008F19A0" w:rsidRDefault="008F19A0" w:rsidP="001B2447">
            <w:pPr>
              <w:rPr>
                <w:sz w:val="20"/>
                <w:szCs w:val="20"/>
              </w:rPr>
            </w:pPr>
            <w:r>
              <w:rPr>
                <w:sz w:val="20"/>
                <w:szCs w:val="20"/>
              </w:rPr>
              <w:t>14 CFR 145.213(a)&amp;(b)</w:t>
            </w:r>
          </w:p>
        </w:tc>
        <w:tc>
          <w:tcPr>
            <w:tcW w:w="534" w:type="dxa"/>
            <w:vAlign w:val="center"/>
          </w:tcPr>
          <w:p w:rsidR="008F19A0" w:rsidRPr="00B30930" w:rsidRDefault="00BC3AE5" w:rsidP="008F19A0">
            <w:pPr>
              <w:jc w:val="center"/>
              <w:rPr>
                <w:sz w:val="20"/>
                <w:szCs w:val="20"/>
              </w:rPr>
            </w:pPr>
            <w:r>
              <w:rPr>
                <w:sz w:val="20"/>
                <w:szCs w:val="20"/>
              </w:rPr>
              <w:t>X</w:t>
            </w:r>
          </w:p>
        </w:tc>
        <w:tc>
          <w:tcPr>
            <w:tcW w:w="534" w:type="dxa"/>
            <w:vAlign w:val="center"/>
          </w:tcPr>
          <w:p w:rsidR="008F19A0" w:rsidRPr="00B30930" w:rsidRDefault="008F19A0" w:rsidP="008F19A0">
            <w:pPr>
              <w:jc w:val="center"/>
              <w:rPr>
                <w:sz w:val="20"/>
                <w:szCs w:val="20"/>
              </w:rPr>
            </w:pPr>
          </w:p>
        </w:tc>
        <w:tc>
          <w:tcPr>
            <w:tcW w:w="534" w:type="dxa"/>
            <w:vAlign w:val="center"/>
          </w:tcPr>
          <w:p w:rsidR="008F19A0" w:rsidRPr="00B30930" w:rsidRDefault="008F19A0" w:rsidP="008F19A0">
            <w:pPr>
              <w:jc w:val="center"/>
              <w:rPr>
                <w:sz w:val="20"/>
                <w:szCs w:val="20"/>
              </w:rPr>
            </w:pPr>
          </w:p>
        </w:tc>
        <w:tc>
          <w:tcPr>
            <w:tcW w:w="535" w:type="dxa"/>
            <w:vAlign w:val="center"/>
          </w:tcPr>
          <w:p w:rsidR="008F19A0" w:rsidRPr="00B30930" w:rsidRDefault="008F19A0" w:rsidP="008F19A0">
            <w:pPr>
              <w:jc w:val="center"/>
              <w:rPr>
                <w:sz w:val="20"/>
                <w:szCs w:val="20"/>
              </w:rPr>
            </w:pPr>
          </w:p>
        </w:tc>
      </w:tr>
      <w:tr w:rsidR="008F19A0" w:rsidTr="004E6CD2">
        <w:trPr>
          <w:trHeight w:val="593"/>
        </w:trPr>
        <w:tc>
          <w:tcPr>
            <w:tcW w:w="719" w:type="dxa"/>
          </w:tcPr>
          <w:p w:rsidR="008F19A0" w:rsidRDefault="008F19A0" w:rsidP="00090A6C">
            <w:pPr>
              <w:jc w:val="center"/>
              <w:rPr>
                <w:sz w:val="20"/>
                <w:szCs w:val="20"/>
              </w:rPr>
            </w:pPr>
            <w:r>
              <w:rPr>
                <w:sz w:val="20"/>
                <w:szCs w:val="20"/>
              </w:rPr>
              <w:t>6.13</w:t>
            </w:r>
          </w:p>
        </w:tc>
        <w:tc>
          <w:tcPr>
            <w:tcW w:w="4501" w:type="dxa"/>
          </w:tcPr>
          <w:p w:rsidR="008F19A0" w:rsidRDefault="008F19A0" w:rsidP="001B2447">
            <w:pPr>
              <w:rPr>
                <w:color w:val="000000"/>
                <w:sz w:val="20"/>
                <w:szCs w:val="20"/>
              </w:rPr>
            </w:pPr>
            <w:r>
              <w:rPr>
                <w:color w:val="000000"/>
                <w:sz w:val="20"/>
                <w:szCs w:val="20"/>
              </w:rPr>
              <w:t>Are all required inspections and tests satisfactorily accomplished prior to final acceptance of the completed products/parts?</w:t>
            </w:r>
          </w:p>
        </w:tc>
        <w:tc>
          <w:tcPr>
            <w:tcW w:w="2160" w:type="dxa"/>
          </w:tcPr>
          <w:p w:rsidR="008F19A0" w:rsidRDefault="008F19A0" w:rsidP="0098034D">
            <w:pPr>
              <w:rPr>
                <w:sz w:val="20"/>
                <w:szCs w:val="20"/>
              </w:rPr>
            </w:pPr>
            <w:r>
              <w:rPr>
                <w:sz w:val="20"/>
                <w:szCs w:val="20"/>
              </w:rPr>
              <w:t>14 CFR 145.213(a)&amp;(b)</w:t>
            </w:r>
          </w:p>
          <w:p w:rsidR="008F19A0" w:rsidRDefault="008F19A0" w:rsidP="0098034D">
            <w:pPr>
              <w:rPr>
                <w:sz w:val="20"/>
                <w:szCs w:val="20"/>
              </w:rPr>
            </w:pPr>
            <w:r>
              <w:rPr>
                <w:sz w:val="20"/>
                <w:szCs w:val="20"/>
              </w:rPr>
              <w:t>RSGOM QC-04</w:t>
            </w:r>
          </w:p>
        </w:tc>
        <w:tc>
          <w:tcPr>
            <w:tcW w:w="534" w:type="dxa"/>
            <w:vAlign w:val="center"/>
          </w:tcPr>
          <w:p w:rsidR="008F19A0" w:rsidRPr="00B30930" w:rsidRDefault="00BC3AE5" w:rsidP="008F19A0">
            <w:pPr>
              <w:jc w:val="center"/>
              <w:rPr>
                <w:sz w:val="20"/>
                <w:szCs w:val="20"/>
              </w:rPr>
            </w:pPr>
            <w:r>
              <w:rPr>
                <w:sz w:val="20"/>
                <w:szCs w:val="20"/>
              </w:rPr>
              <w:t>X</w:t>
            </w:r>
          </w:p>
        </w:tc>
        <w:tc>
          <w:tcPr>
            <w:tcW w:w="534" w:type="dxa"/>
            <w:vAlign w:val="center"/>
          </w:tcPr>
          <w:p w:rsidR="008F19A0" w:rsidRPr="00B30930" w:rsidRDefault="008F19A0" w:rsidP="008F19A0">
            <w:pPr>
              <w:jc w:val="center"/>
              <w:rPr>
                <w:sz w:val="20"/>
                <w:szCs w:val="20"/>
              </w:rPr>
            </w:pPr>
          </w:p>
        </w:tc>
        <w:tc>
          <w:tcPr>
            <w:tcW w:w="534" w:type="dxa"/>
            <w:vAlign w:val="center"/>
          </w:tcPr>
          <w:p w:rsidR="008F19A0" w:rsidRPr="00B30930" w:rsidRDefault="008F19A0" w:rsidP="008F19A0">
            <w:pPr>
              <w:jc w:val="center"/>
              <w:rPr>
                <w:sz w:val="20"/>
                <w:szCs w:val="20"/>
              </w:rPr>
            </w:pPr>
          </w:p>
        </w:tc>
        <w:tc>
          <w:tcPr>
            <w:tcW w:w="535" w:type="dxa"/>
            <w:vAlign w:val="center"/>
          </w:tcPr>
          <w:p w:rsidR="008F19A0" w:rsidRPr="00B30930" w:rsidRDefault="008F19A0" w:rsidP="008F19A0">
            <w:pPr>
              <w:jc w:val="center"/>
              <w:rPr>
                <w:sz w:val="20"/>
                <w:szCs w:val="20"/>
              </w:rPr>
            </w:pPr>
          </w:p>
        </w:tc>
      </w:tr>
    </w:tbl>
    <w:p w:rsidR="002846DC" w:rsidRDefault="0015516B">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10"/>
        <w:gridCol w:w="7920"/>
      </w:tblGrid>
      <w:tr w:rsidR="000D409D" w:rsidRPr="008F19A0" w:rsidTr="000714A0">
        <w:trPr>
          <w:trHeight w:val="311"/>
        </w:trPr>
        <w:tc>
          <w:tcPr>
            <w:tcW w:w="1610" w:type="dxa"/>
          </w:tcPr>
          <w:p w:rsidR="000D409D" w:rsidRPr="008F19A0" w:rsidRDefault="000D409D" w:rsidP="000D409D">
            <w:pPr>
              <w:jc w:val="center"/>
              <w:rPr>
                <w:sz w:val="20"/>
              </w:rPr>
            </w:pPr>
            <w:r w:rsidRPr="008F19A0">
              <w:rPr>
                <w:sz w:val="20"/>
              </w:rPr>
              <w:lastRenderedPageBreak/>
              <w:t>Item</w:t>
            </w:r>
          </w:p>
        </w:tc>
        <w:tc>
          <w:tcPr>
            <w:tcW w:w="7920" w:type="dxa"/>
          </w:tcPr>
          <w:p w:rsidR="000D409D" w:rsidRPr="008F19A0" w:rsidRDefault="000D409D" w:rsidP="000D409D">
            <w:pPr>
              <w:jc w:val="center"/>
              <w:rPr>
                <w:sz w:val="20"/>
              </w:rPr>
            </w:pPr>
            <w:r w:rsidRPr="008F19A0">
              <w:rPr>
                <w:sz w:val="20"/>
              </w:rPr>
              <w:t>Comment</w:t>
            </w:r>
          </w:p>
        </w:tc>
      </w:tr>
      <w:tr w:rsidR="000D409D" w:rsidRPr="008F19A0" w:rsidTr="000714A0">
        <w:trPr>
          <w:trHeight w:val="867"/>
        </w:trPr>
        <w:tc>
          <w:tcPr>
            <w:tcW w:w="1610" w:type="dxa"/>
          </w:tcPr>
          <w:p w:rsidR="00BC3AE5" w:rsidRDefault="00BC3AE5" w:rsidP="00BC3AE5">
            <w:pPr>
              <w:jc w:val="center"/>
              <w:rPr>
                <w:sz w:val="20"/>
              </w:rPr>
            </w:pPr>
          </w:p>
          <w:p w:rsidR="000D409D" w:rsidRPr="00BC3AE5" w:rsidRDefault="000D409D" w:rsidP="00BC3AE5">
            <w:pPr>
              <w:jc w:val="center"/>
              <w:rPr>
                <w:sz w:val="20"/>
              </w:rPr>
            </w:pPr>
          </w:p>
        </w:tc>
        <w:tc>
          <w:tcPr>
            <w:tcW w:w="7920" w:type="dxa"/>
          </w:tcPr>
          <w:p w:rsidR="00E81406" w:rsidRPr="00E81406" w:rsidRDefault="00E81406" w:rsidP="00E81406">
            <w:pPr>
              <w:rPr>
                <w:sz w:val="20"/>
              </w:rPr>
            </w:pPr>
            <w:bookmarkStart w:id="5" w:name="_GoBack"/>
            <w:bookmarkEnd w:id="5"/>
          </w:p>
        </w:tc>
      </w:tr>
      <w:tr w:rsidR="000D409D" w:rsidRPr="008F19A0" w:rsidTr="000714A0">
        <w:trPr>
          <w:trHeight w:val="867"/>
        </w:trPr>
        <w:tc>
          <w:tcPr>
            <w:tcW w:w="1610" w:type="dxa"/>
          </w:tcPr>
          <w:p w:rsidR="00751EBB" w:rsidRDefault="00751EBB" w:rsidP="00751EBB">
            <w:pPr>
              <w:jc w:val="center"/>
              <w:rPr>
                <w:sz w:val="20"/>
              </w:rPr>
            </w:pPr>
          </w:p>
          <w:p w:rsidR="000D409D" w:rsidRPr="00751EBB" w:rsidRDefault="000D409D" w:rsidP="00751EBB">
            <w:pPr>
              <w:jc w:val="center"/>
              <w:rPr>
                <w:sz w:val="20"/>
              </w:rPr>
            </w:pPr>
          </w:p>
        </w:tc>
        <w:tc>
          <w:tcPr>
            <w:tcW w:w="7920" w:type="dxa"/>
          </w:tcPr>
          <w:p w:rsidR="000D409D" w:rsidRPr="008F19A0" w:rsidRDefault="000D409D" w:rsidP="003D1A46">
            <w:pPr>
              <w:rPr>
                <w:sz w:val="20"/>
              </w:rPr>
            </w:pPr>
          </w:p>
        </w:tc>
      </w:tr>
      <w:tr w:rsidR="000D409D" w:rsidRPr="008F19A0" w:rsidTr="000714A0">
        <w:trPr>
          <w:trHeight w:val="867"/>
        </w:trPr>
        <w:tc>
          <w:tcPr>
            <w:tcW w:w="1610" w:type="dxa"/>
          </w:tcPr>
          <w:p w:rsidR="000714A0" w:rsidRPr="008F19A0" w:rsidRDefault="000714A0" w:rsidP="003D1A46">
            <w:pPr>
              <w:rPr>
                <w:sz w:val="20"/>
              </w:rPr>
            </w:pPr>
          </w:p>
        </w:tc>
        <w:tc>
          <w:tcPr>
            <w:tcW w:w="7920" w:type="dxa"/>
          </w:tcPr>
          <w:p w:rsidR="000D409D" w:rsidRPr="008F19A0" w:rsidRDefault="000D409D" w:rsidP="003D1A46">
            <w:pPr>
              <w:rPr>
                <w:sz w:val="20"/>
              </w:rPr>
            </w:pPr>
          </w:p>
        </w:tc>
      </w:tr>
      <w:tr w:rsidR="000D409D" w:rsidRPr="008F19A0" w:rsidTr="000714A0">
        <w:trPr>
          <w:trHeight w:val="867"/>
        </w:trPr>
        <w:tc>
          <w:tcPr>
            <w:tcW w:w="1610" w:type="dxa"/>
          </w:tcPr>
          <w:p w:rsidR="000D409D" w:rsidRPr="008F19A0" w:rsidRDefault="000D409D" w:rsidP="003D1A46">
            <w:pPr>
              <w:rPr>
                <w:sz w:val="20"/>
              </w:rPr>
            </w:pPr>
          </w:p>
        </w:tc>
        <w:tc>
          <w:tcPr>
            <w:tcW w:w="7920" w:type="dxa"/>
          </w:tcPr>
          <w:p w:rsidR="000D409D" w:rsidRPr="008F19A0" w:rsidRDefault="000D409D" w:rsidP="003D1A46">
            <w:pPr>
              <w:rPr>
                <w:sz w:val="20"/>
              </w:rPr>
            </w:pPr>
          </w:p>
        </w:tc>
      </w:tr>
      <w:tr w:rsidR="000714A0" w:rsidRPr="008F19A0" w:rsidTr="000714A0">
        <w:trPr>
          <w:trHeight w:val="867"/>
        </w:trPr>
        <w:tc>
          <w:tcPr>
            <w:tcW w:w="1610" w:type="dxa"/>
          </w:tcPr>
          <w:p w:rsidR="000714A0" w:rsidRPr="008F19A0" w:rsidRDefault="000714A0" w:rsidP="003D1A46">
            <w:pPr>
              <w:rPr>
                <w:sz w:val="20"/>
              </w:rPr>
            </w:pPr>
          </w:p>
        </w:tc>
        <w:tc>
          <w:tcPr>
            <w:tcW w:w="7920" w:type="dxa"/>
          </w:tcPr>
          <w:p w:rsidR="000714A0" w:rsidRPr="008F19A0" w:rsidRDefault="000714A0" w:rsidP="003D1A46">
            <w:pPr>
              <w:rPr>
                <w:sz w:val="20"/>
              </w:rPr>
            </w:pPr>
          </w:p>
        </w:tc>
      </w:tr>
      <w:tr w:rsidR="000D409D" w:rsidRPr="008F19A0" w:rsidTr="000714A0">
        <w:trPr>
          <w:trHeight w:val="867"/>
        </w:trPr>
        <w:tc>
          <w:tcPr>
            <w:tcW w:w="1610" w:type="dxa"/>
          </w:tcPr>
          <w:p w:rsidR="000D409D" w:rsidRPr="008F19A0" w:rsidRDefault="000D409D" w:rsidP="003D1A46">
            <w:pPr>
              <w:rPr>
                <w:sz w:val="20"/>
              </w:rPr>
            </w:pPr>
          </w:p>
        </w:tc>
        <w:tc>
          <w:tcPr>
            <w:tcW w:w="7920" w:type="dxa"/>
          </w:tcPr>
          <w:p w:rsidR="000D409D" w:rsidRPr="008F19A0" w:rsidRDefault="000D409D" w:rsidP="003D1A46">
            <w:pPr>
              <w:rPr>
                <w:sz w:val="20"/>
              </w:rPr>
            </w:pPr>
          </w:p>
        </w:tc>
      </w:tr>
      <w:tr w:rsidR="000D409D" w:rsidRPr="008F19A0" w:rsidTr="000714A0">
        <w:trPr>
          <w:trHeight w:val="867"/>
        </w:trPr>
        <w:tc>
          <w:tcPr>
            <w:tcW w:w="1610" w:type="dxa"/>
          </w:tcPr>
          <w:p w:rsidR="000D409D" w:rsidRPr="008F19A0" w:rsidRDefault="000D409D" w:rsidP="003D1A46">
            <w:pPr>
              <w:rPr>
                <w:sz w:val="20"/>
              </w:rPr>
            </w:pPr>
          </w:p>
        </w:tc>
        <w:tc>
          <w:tcPr>
            <w:tcW w:w="7920" w:type="dxa"/>
          </w:tcPr>
          <w:p w:rsidR="000D409D" w:rsidRPr="008F19A0" w:rsidRDefault="000D409D" w:rsidP="003D1A46">
            <w:pPr>
              <w:rPr>
                <w:sz w:val="20"/>
              </w:rPr>
            </w:pPr>
          </w:p>
        </w:tc>
      </w:tr>
      <w:tr w:rsidR="000D409D" w:rsidRPr="008F19A0" w:rsidTr="000714A0">
        <w:trPr>
          <w:trHeight w:val="867"/>
        </w:trPr>
        <w:tc>
          <w:tcPr>
            <w:tcW w:w="1610" w:type="dxa"/>
          </w:tcPr>
          <w:p w:rsidR="000D409D" w:rsidRPr="008F19A0" w:rsidRDefault="000D409D" w:rsidP="003D1A46">
            <w:pPr>
              <w:rPr>
                <w:sz w:val="20"/>
              </w:rPr>
            </w:pPr>
          </w:p>
        </w:tc>
        <w:tc>
          <w:tcPr>
            <w:tcW w:w="7920" w:type="dxa"/>
          </w:tcPr>
          <w:p w:rsidR="000D409D" w:rsidRPr="008F19A0" w:rsidRDefault="000D409D" w:rsidP="003D1A46">
            <w:pPr>
              <w:rPr>
                <w:sz w:val="20"/>
              </w:rPr>
            </w:pPr>
          </w:p>
        </w:tc>
      </w:tr>
      <w:tr w:rsidR="002846DC" w:rsidRPr="008F19A0" w:rsidTr="000714A0">
        <w:trPr>
          <w:trHeight w:val="867"/>
        </w:trPr>
        <w:tc>
          <w:tcPr>
            <w:tcW w:w="1610" w:type="dxa"/>
          </w:tcPr>
          <w:p w:rsidR="002846DC" w:rsidRPr="008F19A0" w:rsidRDefault="002846DC" w:rsidP="003D1A46">
            <w:pPr>
              <w:rPr>
                <w:sz w:val="20"/>
              </w:rPr>
            </w:pPr>
          </w:p>
        </w:tc>
        <w:tc>
          <w:tcPr>
            <w:tcW w:w="7920" w:type="dxa"/>
          </w:tcPr>
          <w:p w:rsidR="002846DC" w:rsidRPr="008F19A0" w:rsidRDefault="002846DC" w:rsidP="003D1A46">
            <w:pPr>
              <w:rPr>
                <w:sz w:val="20"/>
              </w:rPr>
            </w:pPr>
          </w:p>
        </w:tc>
      </w:tr>
      <w:tr w:rsidR="002846DC" w:rsidRPr="008F19A0" w:rsidTr="000714A0">
        <w:trPr>
          <w:trHeight w:val="867"/>
        </w:trPr>
        <w:tc>
          <w:tcPr>
            <w:tcW w:w="1610" w:type="dxa"/>
          </w:tcPr>
          <w:p w:rsidR="002846DC" w:rsidRPr="008F19A0" w:rsidRDefault="002846DC" w:rsidP="003D1A46">
            <w:pPr>
              <w:rPr>
                <w:sz w:val="20"/>
              </w:rPr>
            </w:pPr>
          </w:p>
        </w:tc>
        <w:tc>
          <w:tcPr>
            <w:tcW w:w="7920" w:type="dxa"/>
          </w:tcPr>
          <w:p w:rsidR="002846DC" w:rsidRPr="008F19A0" w:rsidRDefault="002846DC" w:rsidP="003D1A46">
            <w:pPr>
              <w:rPr>
                <w:sz w:val="20"/>
              </w:rPr>
            </w:pPr>
          </w:p>
        </w:tc>
      </w:tr>
      <w:tr w:rsidR="002846DC" w:rsidRPr="008F19A0" w:rsidTr="000714A0">
        <w:trPr>
          <w:trHeight w:val="867"/>
        </w:trPr>
        <w:tc>
          <w:tcPr>
            <w:tcW w:w="1610" w:type="dxa"/>
          </w:tcPr>
          <w:p w:rsidR="002846DC" w:rsidRPr="008F19A0" w:rsidRDefault="002846DC" w:rsidP="003D1A46">
            <w:pPr>
              <w:rPr>
                <w:sz w:val="20"/>
              </w:rPr>
            </w:pPr>
          </w:p>
        </w:tc>
        <w:tc>
          <w:tcPr>
            <w:tcW w:w="7920" w:type="dxa"/>
          </w:tcPr>
          <w:p w:rsidR="002846DC" w:rsidRPr="008F19A0" w:rsidRDefault="002846DC" w:rsidP="003D1A46">
            <w:pPr>
              <w:rPr>
                <w:sz w:val="20"/>
              </w:rPr>
            </w:pPr>
          </w:p>
        </w:tc>
      </w:tr>
      <w:tr w:rsidR="002846DC" w:rsidRPr="008F19A0" w:rsidTr="000714A0">
        <w:trPr>
          <w:trHeight w:val="867"/>
        </w:trPr>
        <w:tc>
          <w:tcPr>
            <w:tcW w:w="1610" w:type="dxa"/>
          </w:tcPr>
          <w:p w:rsidR="002846DC" w:rsidRPr="008F19A0" w:rsidRDefault="002846DC" w:rsidP="003D1A46">
            <w:pPr>
              <w:rPr>
                <w:sz w:val="20"/>
              </w:rPr>
            </w:pPr>
          </w:p>
        </w:tc>
        <w:tc>
          <w:tcPr>
            <w:tcW w:w="7920" w:type="dxa"/>
          </w:tcPr>
          <w:p w:rsidR="002846DC" w:rsidRPr="008F19A0" w:rsidRDefault="002846DC" w:rsidP="003D1A46">
            <w:pPr>
              <w:rPr>
                <w:sz w:val="20"/>
              </w:rPr>
            </w:pPr>
          </w:p>
        </w:tc>
      </w:tr>
    </w:tbl>
    <w:p w:rsidR="00654A34" w:rsidRDefault="00654A34" w:rsidP="00C728E8"/>
    <w:sectPr w:rsidR="00654A34" w:rsidSect="00752A42">
      <w:headerReference w:type="default" r:id="rId8"/>
      <w:footerReference w:type="default" r:id="rId9"/>
      <w:pgSz w:w="12240" w:h="15840"/>
      <w:pgMar w:top="2016" w:right="1296" w:bottom="1440" w:left="1296"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676A3" w:rsidRDefault="001676A3">
      <w:r>
        <w:separator/>
      </w:r>
    </w:p>
  </w:endnote>
  <w:endnote w:type="continuationSeparator" w:id="0">
    <w:p w:rsidR="001676A3" w:rsidRDefault="001676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C3AE5" w:rsidRDefault="00BC3AE5" w:rsidP="00272D2B">
    <w:pPr>
      <w:pStyle w:val="Footer"/>
      <w:tabs>
        <w:tab w:val="clear" w:pos="4320"/>
        <w:tab w:val="clear" w:pos="8640"/>
        <w:tab w:val="center" w:pos="4860"/>
        <w:tab w:val="right" w:pos="9630"/>
        <w:tab w:val="right" w:pos="14400"/>
      </w:tabs>
      <w:rPr>
        <w:rStyle w:val="PageNumber"/>
        <w:rFonts w:ascii="Arial" w:hAnsi="Arial" w:cs="Arial"/>
        <w:i/>
        <w:sz w:val="20"/>
        <w:szCs w:val="20"/>
      </w:rPr>
    </w:pPr>
    <w:r>
      <w:rPr>
        <w:rFonts w:ascii="Arial" w:hAnsi="Arial" w:cs="Arial"/>
        <w:i/>
        <w:sz w:val="16"/>
        <w:szCs w:val="16"/>
      </w:rPr>
      <w:t>Audit Department</w:t>
    </w:r>
    <w:r>
      <w:rPr>
        <w:rFonts w:ascii="Arial" w:hAnsi="Arial" w:cs="Arial"/>
        <w:i/>
        <w:sz w:val="16"/>
        <w:szCs w:val="16"/>
      </w:rPr>
      <w:tab/>
      <w:t>MF235-10</w:t>
    </w:r>
    <w:r>
      <w:rPr>
        <w:rFonts w:ascii="Arial" w:hAnsi="Arial" w:cs="Arial"/>
        <w:i/>
        <w:sz w:val="16"/>
        <w:szCs w:val="16"/>
      </w:rPr>
      <w:tab/>
    </w:r>
    <w:r w:rsidRPr="00682173">
      <w:rPr>
        <w:rStyle w:val="PageNumber"/>
        <w:rFonts w:ascii="Arial" w:hAnsi="Arial" w:cs="Arial"/>
        <w:i/>
        <w:sz w:val="16"/>
        <w:szCs w:val="16"/>
      </w:rPr>
      <w:t xml:space="preserve">Page </w:t>
    </w:r>
    <w:r w:rsidRPr="00682173">
      <w:rPr>
        <w:rStyle w:val="PageNumber"/>
        <w:rFonts w:ascii="Arial" w:hAnsi="Arial" w:cs="Arial"/>
        <w:i/>
        <w:sz w:val="16"/>
        <w:szCs w:val="16"/>
      </w:rPr>
      <w:fldChar w:fldCharType="begin"/>
    </w:r>
    <w:r w:rsidRPr="00682173">
      <w:rPr>
        <w:rStyle w:val="PageNumber"/>
        <w:rFonts w:ascii="Arial" w:hAnsi="Arial" w:cs="Arial"/>
        <w:i/>
        <w:sz w:val="16"/>
        <w:szCs w:val="16"/>
      </w:rPr>
      <w:instrText xml:space="preserve"> PAGE </w:instrText>
    </w:r>
    <w:r w:rsidRPr="00682173">
      <w:rPr>
        <w:rStyle w:val="PageNumber"/>
        <w:rFonts w:ascii="Arial" w:hAnsi="Arial" w:cs="Arial"/>
        <w:i/>
        <w:sz w:val="16"/>
        <w:szCs w:val="16"/>
      </w:rPr>
      <w:fldChar w:fldCharType="separate"/>
    </w:r>
    <w:r>
      <w:rPr>
        <w:rStyle w:val="PageNumber"/>
        <w:rFonts w:ascii="Arial" w:hAnsi="Arial" w:cs="Arial"/>
        <w:i/>
        <w:noProof/>
        <w:sz w:val="16"/>
        <w:szCs w:val="16"/>
      </w:rPr>
      <w:t>1</w:t>
    </w:r>
    <w:r w:rsidRPr="00682173">
      <w:rPr>
        <w:rStyle w:val="PageNumber"/>
        <w:rFonts w:ascii="Arial" w:hAnsi="Arial" w:cs="Arial"/>
        <w:i/>
        <w:sz w:val="16"/>
        <w:szCs w:val="16"/>
      </w:rPr>
      <w:fldChar w:fldCharType="end"/>
    </w:r>
    <w:r w:rsidRPr="00682173">
      <w:rPr>
        <w:rStyle w:val="PageNumber"/>
        <w:rFonts w:ascii="Arial" w:hAnsi="Arial" w:cs="Arial"/>
        <w:i/>
        <w:sz w:val="16"/>
        <w:szCs w:val="16"/>
      </w:rPr>
      <w:t xml:space="preserve"> of </w:t>
    </w:r>
    <w:r w:rsidRPr="00682173">
      <w:rPr>
        <w:rStyle w:val="PageNumber"/>
        <w:rFonts w:ascii="Arial" w:hAnsi="Arial" w:cs="Arial"/>
        <w:i/>
        <w:sz w:val="16"/>
        <w:szCs w:val="16"/>
      </w:rPr>
      <w:fldChar w:fldCharType="begin"/>
    </w:r>
    <w:r w:rsidRPr="00682173">
      <w:rPr>
        <w:rStyle w:val="PageNumber"/>
        <w:rFonts w:ascii="Arial" w:hAnsi="Arial" w:cs="Arial"/>
        <w:i/>
        <w:sz w:val="16"/>
        <w:szCs w:val="16"/>
      </w:rPr>
      <w:instrText xml:space="preserve"> NUMPAGES </w:instrText>
    </w:r>
    <w:r w:rsidRPr="00682173">
      <w:rPr>
        <w:rStyle w:val="PageNumber"/>
        <w:rFonts w:ascii="Arial" w:hAnsi="Arial" w:cs="Arial"/>
        <w:i/>
        <w:sz w:val="16"/>
        <w:szCs w:val="16"/>
      </w:rPr>
      <w:fldChar w:fldCharType="separate"/>
    </w:r>
    <w:r>
      <w:rPr>
        <w:rStyle w:val="PageNumber"/>
        <w:rFonts w:ascii="Arial" w:hAnsi="Arial" w:cs="Arial"/>
        <w:i/>
        <w:noProof/>
        <w:sz w:val="16"/>
        <w:szCs w:val="16"/>
      </w:rPr>
      <w:t>7</w:t>
    </w:r>
    <w:r w:rsidRPr="00682173">
      <w:rPr>
        <w:rStyle w:val="PageNumber"/>
        <w:rFonts w:ascii="Arial" w:hAnsi="Arial" w:cs="Arial"/>
        <w:i/>
        <w:sz w:val="16"/>
        <w:szCs w:val="16"/>
      </w:rPr>
      <w:fldChar w:fldCharType="end"/>
    </w:r>
    <w:r>
      <w:rPr>
        <w:rFonts w:ascii="Arial" w:hAnsi="Arial" w:cs="Arial"/>
        <w:i/>
        <w:sz w:val="16"/>
        <w:szCs w:val="16"/>
      </w:rPr>
      <w:tab/>
    </w:r>
  </w:p>
  <w:p w:rsidR="00BC3AE5" w:rsidRPr="007E3858" w:rsidRDefault="00BC3AE5" w:rsidP="007E3858">
    <w:pPr>
      <w:pStyle w:val="Footer"/>
      <w:tabs>
        <w:tab w:val="clear" w:pos="4320"/>
        <w:tab w:val="clear" w:pos="8640"/>
      </w:tabs>
      <w:jc w:val="center"/>
      <w:rPr>
        <w:rFonts w:ascii="Arial" w:hAnsi="Arial" w:cs="Arial"/>
        <w:i/>
        <w:sz w:val="16"/>
        <w:szCs w:val="16"/>
      </w:rPr>
    </w:pPr>
    <w:r>
      <w:rPr>
        <w:rStyle w:val="PageNumber"/>
        <w:rFonts w:ascii="Arial" w:hAnsi="Arial" w:cs="Arial"/>
        <w:i/>
        <w:sz w:val="16"/>
        <w:szCs w:val="16"/>
      </w:rPr>
      <w:t>Revised 4/01/2024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676A3" w:rsidRDefault="001676A3">
      <w:r>
        <w:separator/>
      </w:r>
    </w:p>
  </w:footnote>
  <w:footnote w:type="continuationSeparator" w:id="0">
    <w:p w:rsidR="001676A3" w:rsidRDefault="001676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C3AE5" w:rsidRDefault="00BC3AE5">
    <w:pPr>
      <w:pStyle w:val="Header"/>
    </w:pPr>
    <w:r>
      <w:rPr>
        <w:noProof/>
      </w:rPr>
      <mc:AlternateContent>
        <mc:Choice Requires="wps">
          <w:drawing>
            <wp:anchor distT="0" distB="0" distL="114300" distR="114300" simplePos="0" relativeHeight="251657728" behindDoc="0" locked="0" layoutInCell="1" allowOverlap="1">
              <wp:simplePos x="0" y="0"/>
              <wp:positionH relativeFrom="column">
                <wp:posOffset>3009900</wp:posOffset>
              </wp:positionH>
              <wp:positionV relativeFrom="paragraph">
                <wp:posOffset>-30480</wp:posOffset>
              </wp:positionV>
              <wp:extent cx="3057525" cy="525780"/>
              <wp:effectExtent l="381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7525" cy="5257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C3AE5" w:rsidRDefault="00BC3AE5" w:rsidP="00E77BC9">
                          <w:pPr>
                            <w:jc w:val="center"/>
                            <w:rPr>
                              <w:sz w:val="28"/>
                            </w:rPr>
                          </w:pPr>
                          <w:r>
                            <w:rPr>
                              <w:sz w:val="28"/>
                            </w:rPr>
                            <w:t>Additional Fixed Location (AFL)</w:t>
                          </w:r>
                        </w:p>
                        <w:p w:rsidR="00BC3AE5" w:rsidRDefault="00BC3AE5" w:rsidP="00E77BC9">
                          <w:pPr>
                            <w:jc w:val="center"/>
                          </w:pPr>
                          <w:r>
                            <w:rPr>
                              <w:sz w:val="28"/>
                            </w:rPr>
                            <w:t xml:space="preserve"> </w:t>
                          </w:r>
                          <w:r w:rsidRPr="006A1EE4">
                            <w:rPr>
                              <w:sz w:val="28"/>
                            </w:rPr>
                            <w:t>Audit Checklist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237pt;margin-top:-2.4pt;width:240.75pt;height:41.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" stroked="f">
              <v:textbox>
                <w:txbxContent>
                  <w:p w:rsidR="00BC3AE5" w:rsidRDefault="00BC3AE5" w:rsidP="00E77BC9">
                    <w:pPr>
                      <w:jc w:val="center"/>
                      <w:rPr>
                        <w:sz w:val="28"/>
                      </w:rPr>
                    </w:pPr>
                    <w:r>
                      <w:rPr>
                        <w:sz w:val="28"/>
                      </w:rPr>
                      <w:t>Additional Fixed Location (AFL)</w:t>
                    </w:r>
                  </w:p>
                  <w:p w:rsidR="00BC3AE5" w:rsidRDefault="00BC3AE5" w:rsidP="00E77BC9">
                    <w:pPr>
                      <w:jc w:val="center"/>
                    </w:pPr>
                    <w:r>
                      <w:rPr>
                        <w:sz w:val="28"/>
                      </w:rPr>
                      <w:t xml:space="preserve"> </w:t>
                    </w:r>
                    <w:r w:rsidRPr="006A1EE4">
                      <w:rPr>
                        <w:sz w:val="28"/>
                      </w:rPr>
                      <w:t>Audit Checklist</w:t>
                    </w:r>
                  </w:p>
                </w:txbxContent>
              </v:textbox>
            </v:shape>
          </w:pict>
        </mc:Fallback>
      </mc:AlternateContent>
    </w:r>
    <w:r w:rsidRPr="0016570D">
      <w:rPr>
        <w:noProof/>
      </w:rPr>
      <w:drawing>
        <wp:inline distT="0" distB="0" distL="0" distR="0">
          <wp:extent cx="2314575" cy="685800"/>
          <wp:effectExtent l="0" t="0" r="0" b="0"/>
          <wp:docPr id="1" name="Picture 1" descr="DuncanAviationHorizontalLogo_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ncanAviationHorizontalLogo_Bla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14575" cy="685800"/>
                  </a:xfrm>
                  <a:prstGeom prst="rect">
                    <a:avLst/>
                  </a:prstGeom>
                  <a:noFill/>
                  <a:ln>
                    <a:noFill/>
                  </a:ln>
                </pic:spPr>
              </pic:pic>
            </a:graphicData>
          </a:graphic>
        </wp:inline>
      </w:drawing>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394443"/>
    <w:multiLevelType w:val="hybridMultilevel"/>
    <w:tmpl w:val="0BE230F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D082179"/>
    <w:multiLevelType w:val="hybridMultilevel"/>
    <w:tmpl w:val="14A8F5A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6840508"/>
    <w:multiLevelType w:val="hybridMultilevel"/>
    <w:tmpl w:val="496E797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76A757B"/>
    <w:multiLevelType w:val="hybridMultilevel"/>
    <w:tmpl w:val="1A3AA9D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E0E3ED2"/>
    <w:multiLevelType w:val="hybridMultilevel"/>
    <w:tmpl w:val="D7D4673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E2B0396"/>
    <w:multiLevelType w:val="hybridMultilevel"/>
    <w:tmpl w:val="0F9C436A"/>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0B92215"/>
    <w:multiLevelType w:val="hybridMultilevel"/>
    <w:tmpl w:val="B5E20C64"/>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74D7D71"/>
    <w:multiLevelType w:val="hybridMultilevel"/>
    <w:tmpl w:val="BAF6F4B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27A1ED3"/>
    <w:multiLevelType w:val="hybridMultilevel"/>
    <w:tmpl w:val="BFD0107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4000026"/>
    <w:multiLevelType w:val="hybridMultilevel"/>
    <w:tmpl w:val="D8D4BF6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98A6472"/>
    <w:multiLevelType w:val="hybridMultilevel"/>
    <w:tmpl w:val="909C170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8CF4254"/>
    <w:multiLevelType w:val="hybridMultilevel"/>
    <w:tmpl w:val="7FD23F70"/>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A2F7359"/>
    <w:multiLevelType w:val="hybridMultilevel"/>
    <w:tmpl w:val="9AFC5FD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9F104CE"/>
    <w:multiLevelType w:val="hybridMultilevel"/>
    <w:tmpl w:val="70223F0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AFE54FA"/>
    <w:multiLevelType w:val="hybridMultilevel"/>
    <w:tmpl w:val="918630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3"/>
  </w:num>
  <w:num w:numId="3">
    <w:abstractNumId w:val="9"/>
  </w:num>
  <w:num w:numId="4">
    <w:abstractNumId w:val="8"/>
  </w:num>
  <w:num w:numId="5">
    <w:abstractNumId w:val="2"/>
  </w:num>
  <w:num w:numId="6">
    <w:abstractNumId w:val="1"/>
  </w:num>
  <w:num w:numId="7">
    <w:abstractNumId w:val="3"/>
  </w:num>
  <w:num w:numId="8">
    <w:abstractNumId w:val="0"/>
  </w:num>
  <w:num w:numId="9">
    <w:abstractNumId w:val="10"/>
  </w:num>
  <w:num w:numId="10">
    <w:abstractNumId w:val="6"/>
  </w:num>
  <w:num w:numId="11">
    <w:abstractNumId w:val="11"/>
  </w:num>
  <w:num w:numId="12">
    <w:abstractNumId w:val="4"/>
  </w:num>
  <w:num w:numId="13">
    <w:abstractNumId w:val="5"/>
  </w:num>
  <w:num w:numId="14">
    <w:abstractNumId w:val="7"/>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978"/>
    <w:rsid w:val="0003036A"/>
    <w:rsid w:val="000326C5"/>
    <w:rsid w:val="000332F3"/>
    <w:rsid w:val="00033522"/>
    <w:rsid w:val="000369C1"/>
    <w:rsid w:val="0004124E"/>
    <w:rsid w:val="00043C8C"/>
    <w:rsid w:val="000457B8"/>
    <w:rsid w:val="00046893"/>
    <w:rsid w:val="00046E15"/>
    <w:rsid w:val="000500BA"/>
    <w:rsid w:val="00060FFC"/>
    <w:rsid w:val="000627AF"/>
    <w:rsid w:val="00065AFE"/>
    <w:rsid w:val="00067762"/>
    <w:rsid w:val="00067A71"/>
    <w:rsid w:val="00067C8F"/>
    <w:rsid w:val="000714A0"/>
    <w:rsid w:val="00090A6C"/>
    <w:rsid w:val="000A06CC"/>
    <w:rsid w:val="000B4C18"/>
    <w:rsid w:val="000C5285"/>
    <w:rsid w:val="000C53FE"/>
    <w:rsid w:val="000D409D"/>
    <w:rsid w:val="000E3636"/>
    <w:rsid w:val="000E76C6"/>
    <w:rsid w:val="000F2358"/>
    <w:rsid w:val="000F64BA"/>
    <w:rsid w:val="0010534B"/>
    <w:rsid w:val="001119A8"/>
    <w:rsid w:val="00113B2A"/>
    <w:rsid w:val="001219ED"/>
    <w:rsid w:val="00124341"/>
    <w:rsid w:val="00146760"/>
    <w:rsid w:val="00153AB3"/>
    <w:rsid w:val="0015516B"/>
    <w:rsid w:val="00157411"/>
    <w:rsid w:val="001676A3"/>
    <w:rsid w:val="001723B5"/>
    <w:rsid w:val="00184F5B"/>
    <w:rsid w:val="00195ABB"/>
    <w:rsid w:val="001A415C"/>
    <w:rsid w:val="001B06F7"/>
    <w:rsid w:val="001B2447"/>
    <w:rsid w:val="001B4839"/>
    <w:rsid w:val="001B655B"/>
    <w:rsid w:val="001C4E10"/>
    <w:rsid w:val="001C5ED0"/>
    <w:rsid w:val="001D7AED"/>
    <w:rsid w:val="001E3DF7"/>
    <w:rsid w:val="001E3EE8"/>
    <w:rsid w:val="001F474C"/>
    <w:rsid w:val="00204460"/>
    <w:rsid w:val="00214B04"/>
    <w:rsid w:val="00214DAE"/>
    <w:rsid w:val="00220A97"/>
    <w:rsid w:val="0023760E"/>
    <w:rsid w:val="00241514"/>
    <w:rsid w:val="002473D0"/>
    <w:rsid w:val="00256F3A"/>
    <w:rsid w:val="00261E9F"/>
    <w:rsid w:val="002632CE"/>
    <w:rsid w:val="00272D2B"/>
    <w:rsid w:val="002812E9"/>
    <w:rsid w:val="002846DC"/>
    <w:rsid w:val="002948B1"/>
    <w:rsid w:val="0029598A"/>
    <w:rsid w:val="002A0F42"/>
    <w:rsid w:val="002A44FF"/>
    <w:rsid w:val="002A5EE3"/>
    <w:rsid w:val="002A61FE"/>
    <w:rsid w:val="002B3AE1"/>
    <w:rsid w:val="002B7B97"/>
    <w:rsid w:val="002C0167"/>
    <w:rsid w:val="002C39F4"/>
    <w:rsid w:val="002C4866"/>
    <w:rsid w:val="002C53B8"/>
    <w:rsid w:val="002C7A5B"/>
    <w:rsid w:val="002D3C74"/>
    <w:rsid w:val="00304161"/>
    <w:rsid w:val="0031244C"/>
    <w:rsid w:val="00321B12"/>
    <w:rsid w:val="00332456"/>
    <w:rsid w:val="00334DD5"/>
    <w:rsid w:val="0034129B"/>
    <w:rsid w:val="003419D9"/>
    <w:rsid w:val="00356C7D"/>
    <w:rsid w:val="00364657"/>
    <w:rsid w:val="00366CD7"/>
    <w:rsid w:val="0037084B"/>
    <w:rsid w:val="00373B92"/>
    <w:rsid w:val="003812AA"/>
    <w:rsid w:val="003867C1"/>
    <w:rsid w:val="00393077"/>
    <w:rsid w:val="0039418C"/>
    <w:rsid w:val="003A2380"/>
    <w:rsid w:val="003B2A68"/>
    <w:rsid w:val="003B4546"/>
    <w:rsid w:val="003C0000"/>
    <w:rsid w:val="003C641A"/>
    <w:rsid w:val="003D051F"/>
    <w:rsid w:val="003D1A46"/>
    <w:rsid w:val="003D2E2C"/>
    <w:rsid w:val="003D7D7F"/>
    <w:rsid w:val="003E4108"/>
    <w:rsid w:val="003F2602"/>
    <w:rsid w:val="003F27CA"/>
    <w:rsid w:val="00400C2A"/>
    <w:rsid w:val="0040176A"/>
    <w:rsid w:val="004025F5"/>
    <w:rsid w:val="00410321"/>
    <w:rsid w:val="00421FE9"/>
    <w:rsid w:val="004235E2"/>
    <w:rsid w:val="00427DAD"/>
    <w:rsid w:val="004323BB"/>
    <w:rsid w:val="004329BA"/>
    <w:rsid w:val="00437E1E"/>
    <w:rsid w:val="00440A30"/>
    <w:rsid w:val="0044180A"/>
    <w:rsid w:val="00450CE7"/>
    <w:rsid w:val="00452D0C"/>
    <w:rsid w:val="0045445B"/>
    <w:rsid w:val="00454A25"/>
    <w:rsid w:val="00456E9A"/>
    <w:rsid w:val="0045751E"/>
    <w:rsid w:val="004611E0"/>
    <w:rsid w:val="00461D89"/>
    <w:rsid w:val="0046527B"/>
    <w:rsid w:val="00474442"/>
    <w:rsid w:val="0049353C"/>
    <w:rsid w:val="00494089"/>
    <w:rsid w:val="004966A6"/>
    <w:rsid w:val="004B58DB"/>
    <w:rsid w:val="004C2D91"/>
    <w:rsid w:val="004C385E"/>
    <w:rsid w:val="004C691E"/>
    <w:rsid w:val="004C7B32"/>
    <w:rsid w:val="004D1CB0"/>
    <w:rsid w:val="004E3E49"/>
    <w:rsid w:val="004E6CD2"/>
    <w:rsid w:val="004E6F7E"/>
    <w:rsid w:val="004E7165"/>
    <w:rsid w:val="004F3AB2"/>
    <w:rsid w:val="004F48B9"/>
    <w:rsid w:val="004F73D4"/>
    <w:rsid w:val="00507757"/>
    <w:rsid w:val="0051109B"/>
    <w:rsid w:val="0051267C"/>
    <w:rsid w:val="00514FE3"/>
    <w:rsid w:val="0051613D"/>
    <w:rsid w:val="0052077B"/>
    <w:rsid w:val="005226BC"/>
    <w:rsid w:val="005264EA"/>
    <w:rsid w:val="005474B2"/>
    <w:rsid w:val="00547BBB"/>
    <w:rsid w:val="00555D0E"/>
    <w:rsid w:val="00560A25"/>
    <w:rsid w:val="00571224"/>
    <w:rsid w:val="00574359"/>
    <w:rsid w:val="005A794C"/>
    <w:rsid w:val="005B013B"/>
    <w:rsid w:val="005B14D1"/>
    <w:rsid w:val="005B6DD1"/>
    <w:rsid w:val="005E7A17"/>
    <w:rsid w:val="005E7D7F"/>
    <w:rsid w:val="005F3C78"/>
    <w:rsid w:val="0060165A"/>
    <w:rsid w:val="00603E3B"/>
    <w:rsid w:val="00635A15"/>
    <w:rsid w:val="00637372"/>
    <w:rsid w:val="00640D19"/>
    <w:rsid w:val="006422CC"/>
    <w:rsid w:val="00650759"/>
    <w:rsid w:val="00651D98"/>
    <w:rsid w:val="006541D8"/>
    <w:rsid w:val="00654A34"/>
    <w:rsid w:val="006554FA"/>
    <w:rsid w:val="00662B39"/>
    <w:rsid w:val="0066728C"/>
    <w:rsid w:val="0066789E"/>
    <w:rsid w:val="006944A6"/>
    <w:rsid w:val="006A4A81"/>
    <w:rsid w:val="006A4B39"/>
    <w:rsid w:val="006A6DE8"/>
    <w:rsid w:val="006A6F74"/>
    <w:rsid w:val="006B551C"/>
    <w:rsid w:val="006C32EC"/>
    <w:rsid w:val="006C7F6F"/>
    <w:rsid w:val="006D05B3"/>
    <w:rsid w:val="006E211A"/>
    <w:rsid w:val="00702C89"/>
    <w:rsid w:val="007056FC"/>
    <w:rsid w:val="00710D43"/>
    <w:rsid w:val="00725F5B"/>
    <w:rsid w:val="007302DD"/>
    <w:rsid w:val="00730F5D"/>
    <w:rsid w:val="00737B60"/>
    <w:rsid w:val="00751EBB"/>
    <w:rsid w:val="00752A42"/>
    <w:rsid w:val="00765EEE"/>
    <w:rsid w:val="00792A54"/>
    <w:rsid w:val="00794366"/>
    <w:rsid w:val="007969EC"/>
    <w:rsid w:val="007A42BE"/>
    <w:rsid w:val="007B1B0A"/>
    <w:rsid w:val="007C282D"/>
    <w:rsid w:val="007C3C64"/>
    <w:rsid w:val="007C78D5"/>
    <w:rsid w:val="007D70F8"/>
    <w:rsid w:val="007D7481"/>
    <w:rsid w:val="007D756D"/>
    <w:rsid w:val="007E3858"/>
    <w:rsid w:val="007E7ECB"/>
    <w:rsid w:val="00800037"/>
    <w:rsid w:val="008055EF"/>
    <w:rsid w:val="00815B2A"/>
    <w:rsid w:val="00822948"/>
    <w:rsid w:val="00826292"/>
    <w:rsid w:val="0083444A"/>
    <w:rsid w:val="0085050A"/>
    <w:rsid w:val="008647F8"/>
    <w:rsid w:val="008713E5"/>
    <w:rsid w:val="008723B7"/>
    <w:rsid w:val="00877152"/>
    <w:rsid w:val="008835B3"/>
    <w:rsid w:val="00883A30"/>
    <w:rsid w:val="00891DDB"/>
    <w:rsid w:val="00892DBE"/>
    <w:rsid w:val="008939B8"/>
    <w:rsid w:val="008946AA"/>
    <w:rsid w:val="008B16B0"/>
    <w:rsid w:val="008B2A7B"/>
    <w:rsid w:val="008B2EC7"/>
    <w:rsid w:val="008D41A2"/>
    <w:rsid w:val="008D6146"/>
    <w:rsid w:val="008F19A0"/>
    <w:rsid w:val="008F3ED9"/>
    <w:rsid w:val="00920406"/>
    <w:rsid w:val="00921266"/>
    <w:rsid w:val="00921D32"/>
    <w:rsid w:val="00935573"/>
    <w:rsid w:val="00940025"/>
    <w:rsid w:val="00940D30"/>
    <w:rsid w:val="009418AC"/>
    <w:rsid w:val="009523DB"/>
    <w:rsid w:val="00967921"/>
    <w:rsid w:val="00975CD3"/>
    <w:rsid w:val="00977620"/>
    <w:rsid w:val="009776F1"/>
    <w:rsid w:val="0098034D"/>
    <w:rsid w:val="009872E7"/>
    <w:rsid w:val="00992717"/>
    <w:rsid w:val="009A2F8F"/>
    <w:rsid w:val="009A5CA8"/>
    <w:rsid w:val="009A6691"/>
    <w:rsid w:val="009B2639"/>
    <w:rsid w:val="009B2E8D"/>
    <w:rsid w:val="009B6D28"/>
    <w:rsid w:val="009C00DA"/>
    <w:rsid w:val="009D6A95"/>
    <w:rsid w:val="009F0312"/>
    <w:rsid w:val="009F51A9"/>
    <w:rsid w:val="009F5BCD"/>
    <w:rsid w:val="00A03968"/>
    <w:rsid w:val="00A137F2"/>
    <w:rsid w:val="00A1754C"/>
    <w:rsid w:val="00A21F01"/>
    <w:rsid w:val="00A300C5"/>
    <w:rsid w:val="00A41D12"/>
    <w:rsid w:val="00A42427"/>
    <w:rsid w:val="00A54463"/>
    <w:rsid w:val="00A548F9"/>
    <w:rsid w:val="00A63BB6"/>
    <w:rsid w:val="00A64A10"/>
    <w:rsid w:val="00A73077"/>
    <w:rsid w:val="00A8087F"/>
    <w:rsid w:val="00A83669"/>
    <w:rsid w:val="00A87D11"/>
    <w:rsid w:val="00AC4811"/>
    <w:rsid w:val="00AD4252"/>
    <w:rsid w:val="00AE10BC"/>
    <w:rsid w:val="00AE2EA1"/>
    <w:rsid w:val="00AE6D96"/>
    <w:rsid w:val="00AF5935"/>
    <w:rsid w:val="00AF6354"/>
    <w:rsid w:val="00B219CC"/>
    <w:rsid w:val="00B21C33"/>
    <w:rsid w:val="00B22536"/>
    <w:rsid w:val="00B30930"/>
    <w:rsid w:val="00B3362D"/>
    <w:rsid w:val="00B36A97"/>
    <w:rsid w:val="00B44A6D"/>
    <w:rsid w:val="00B44E17"/>
    <w:rsid w:val="00B46DC4"/>
    <w:rsid w:val="00B500A8"/>
    <w:rsid w:val="00B54046"/>
    <w:rsid w:val="00B6613C"/>
    <w:rsid w:val="00B663A0"/>
    <w:rsid w:val="00B70931"/>
    <w:rsid w:val="00B90141"/>
    <w:rsid w:val="00B94DBD"/>
    <w:rsid w:val="00BA4302"/>
    <w:rsid w:val="00BA6A0A"/>
    <w:rsid w:val="00BB32DC"/>
    <w:rsid w:val="00BB3A68"/>
    <w:rsid w:val="00BB4404"/>
    <w:rsid w:val="00BC3AE5"/>
    <w:rsid w:val="00BC4630"/>
    <w:rsid w:val="00BC639A"/>
    <w:rsid w:val="00BE5E23"/>
    <w:rsid w:val="00BF25C1"/>
    <w:rsid w:val="00C00A0A"/>
    <w:rsid w:val="00C10C89"/>
    <w:rsid w:val="00C21CAC"/>
    <w:rsid w:val="00C24641"/>
    <w:rsid w:val="00C32CB3"/>
    <w:rsid w:val="00C4056F"/>
    <w:rsid w:val="00C4135E"/>
    <w:rsid w:val="00C45B17"/>
    <w:rsid w:val="00C53A61"/>
    <w:rsid w:val="00C728E8"/>
    <w:rsid w:val="00C75CB3"/>
    <w:rsid w:val="00C9236B"/>
    <w:rsid w:val="00C94D2B"/>
    <w:rsid w:val="00C953E4"/>
    <w:rsid w:val="00CC0EC2"/>
    <w:rsid w:val="00CC23A5"/>
    <w:rsid w:val="00CC43BD"/>
    <w:rsid w:val="00CC543D"/>
    <w:rsid w:val="00CD666B"/>
    <w:rsid w:val="00CF0633"/>
    <w:rsid w:val="00CF5B6D"/>
    <w:rsid w:val="00D054D8"/>
    <w:rsid w:val="00D24C24"/>
    <w:rsid w:val="00D5011B"/>
    <w:rsid w:val="00D51173"/>
    <w:rsid w:val="00D561C6"/>
    <w:rsid w:val="00D9099C"/>
    <w:rsid w:val="00D95680"/>
    <w:rsid w:val="00DB56EE"/>
    <w:rsid w:val="00DC4FE3"/>
    <w:rsid w:val="00DE2F24"/>
    <w:rsid w:val="00DF6C41"/>
    <w:rsid w:val="00E04AFB"/>
    <w:rsid w:val="00E06800"/>
    <w:rsid w:val="00E10889"/>
    <w:rsid w:val="00E13A2B"/>
    <w:rsid w:val="00E21116"/>
    <w:rsid w:val="00E23E7D"/>
    <w:rsid w:val="00E27846"/>
    <w:rsid w:val="00E32C0A"/>
    <w:rsid w:val="00E6001A"/>
    <w:rsid w:val="00E61FDA"/>
    <w:rsid w:val="00E63EF9"/>
    <w:rsid w:val="00E76B05"/>
    <w:rsid w:val="00E77978"/>
    <w:rsid w:val="00E77BC9"/>
    <w:rsid w:val="00E81406"/>
    <w:rsid w:val="00E90E00"/>
    <w:rsid w:val="00EA1B3B"/>
    <w:rsid w:val="00EB186F"/>
    <w:rsid w:val="00EC35CC"/>
    <w:rsid w:val="00EC6093"/>
    <w:rsid w:val="00ED751F"/>
    <w:rsid w:val="00EE0282"/>
    <w:rsid w:val="00EF0CFF"/>
    <w:rsid w:val="00EF3976"/>
    <w:rsid w:val="00F071CA"/>
    <w:rsid w:val="00F10A74"/>
    <w:rsid w:val="00F1413F"/>
    <w:rsid w:val="00F1465B"/>
    <w:rsid w:val="00F214D8"/>
    <w:rsid w:val="00F23159"/>
    <w:rsid w:val="00F415C2"/>
    <w:rsid w:val="00F4448B"/>
    <w:rsid w:val="00F62F75"/>
    <w:rsid w:val="00FA327C"/>
    <w:rsid w:val="00FA6358"/>
    <w:rsid w:val="00FB0569"/>
    <w:rsid w:val="00FB730D"/>
    <w:rsid w:val="00FC0956"/>
    <w:rsid w:val="00FC0DDE"/>
    <w:rsid w:val="00FC6C55"/>
    <w:rsid w:val="00FE2892"/>
    <w:rsid w:val="00FE5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2049"/>
    <o:shapelayout v:ext="edit">
      <o:idmap v:ext="edit" data="1"/>
    </o:shapelayout>
  </w:shapeDefaults>
  <w:decimalSymbol w:val="."/>
  <w:listSeparator w:val=","/>
  <w14:docId w14:val="4AAFB098"/>
  <w15:chartTrackingRefBased/>
  <w15:docId w15:val="{F54AAAB8-AEF4-49BC-A517-1DCE6F874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E77978"/>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D1A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146760"/>
    <w:pPr>
      <w:tabs>
        <w:tab w:val="center" w:pos="4320"/>
        <w:tab w:val="right" w:pos="8640"/>
      </w:tabs>
    </w:pPr>
  </w:style>
  <w:style w:type="paragraph" w:styleId="Footer">
    <w:name w:val="footer"/>
    <w:basedOn w:val="Normal"/>
    <w:rsid w:val="00146760"/>
    <w:pPr>
      <w:tabs>
        <w:tab w:val="center" w:pos="4320"/>
        <w:tab w:val="right" w:pos="8640"/>
      </w:tabs>
    </w:pPr>
  </w:style>
  <w:style w:type="character" w:styleId="PageNumber">
    <w:name w:val="page number"/>
    <w:basedOn w:val="DefaultParagraphFont"/>
    <w:rsid w:val="005A794C"/>
  </w:style>
  <w:style w:type="character" w:styleId="Hyperlink">
    <w:name w:val="Hyperlink"/>
    <w:rsid w:val="004F73D4"/>
    <w:rPr>
      <w:color w:val="0000FF"/>
      <w:u w:val="single"/>
    </w:rPr>
  </w:style>
  <w:style w:type="character" w:styleId="FollowedHyperlink">
    <w:name w:val="FollowedHyperlink"/>
    <w:rsid w:val="004F73D4"/>
    <w:rPr>
      <w:color w:val="800080"/>
      <w:u w:val="single"/>
    </w:rPr>
  </w:style>
  <w:style w:type="paragraph" w:styleId="BalloonText">
    <w:name w:val="Balloon Text"/>
    <w:basedOn w:val="Normal"/>
    <w:semiHidden/>
    <w:rsid w:val="00DF6C41"/>
    <w:rPr>
      <w:rFonts w:ascii="Tahoma" w:hAnsi="Tahoma" w:cs="Tahoma"/>
      <w:sz w:val="16"/>
      <w:szCs w:val="16"/>
    </w:rPr>
  </w:style>
  <w:style w:type="paragraph" w:styleId="ListParagraph">
    <w:name w:val="List Paragraph"/>
    <w:basedOn w:val="Normal"/>
    <w:uiPriority w:val="34"/>
    <w:qFormat/>
    <w:rsid w:val="00E814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1945776">
      <w:bodyDiv w:val="1"/>
      <w:marLeft w:val="0"/>
      <w:marRight w:val="0"/>
      <w:marTop w:val="0"/>
      <w:marBottom w:val="0"/>
      <w:divBdr>
        <w:top w:val="none" w:sz="0" w:space="0" w:color="auto"/>
        <w:left w:val="none" w:sz="0" w:space="0" w:color="auto"/>
        <w:bottom w:val="none" w:sz="0" w:space="0" w:color="auto"/>
        <w:right w:val="none" w:sz="0" w:space="0" w:color="auto"/>
      </w:divBdr>
    </w:div>
    <w:div w:id="404257439">
      <w:bodyDiv w:val="1"/>
      <w:marLeft w:val="0"/>
      <w:marRight w:val="0"/>
      <w:marTop w:val="0"/>
      <w:marBottom w:val="0"/>
      <w:divBdr>
        <w:top w:val="none" w:sz="0" w:space="0" w:color="auto"/>
        <w:left w:val="none" w:sz="0" w:space="0" w:color="auto"/>
        <w:bottom w:val="none" w:sz="0" w:space="0" w:color="auto"/>
        <w:right w:val="none" w:sz="0" w:space="0" w:color="auto"/>
      </w:divBdr>
    </w:div>
    <w:div w:id="438526583">
      <w:bodyDiv w:val="1"/>
      <w:marLeft w:val="0"/>
      <w:marRight w:val="0"/>
      <w:marTop w:val="0"/>
      <w:marBottom w:val="0"/>
      <w:divBdr>
        <w:top w:val="none" w:sz="0" w:space="0" w:color="auto"/>
        <w:left w:val="none" w:sz="0" w:space="0" w:color="auto"/>
        <w:bottom w:val="none" w:sz="0" w:space="0" w:color="auto"/>
        <w:right w:val="none" w:sz="0" w:space="0" w:color="auto"/>
      </w:divBdr>
    </w:div>
    <w:div w:id="1265454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F7E559-8298-48BA-A229-F315530E16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6</Pages>
  <Words>1512</Words>
  <Characters>8620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lpstr>
    </vt:vector>
  </TitlesOfParts>
  <Company>Duncan Aviation</Company>
  <LinksUpToDate>false</LinksUpToDate>
  <CharactersWithSpaces>10112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Paul Lewandowski</dc:creator>
  <cp:keywords/>
  <cp:lastModifiedBy>Chris Demarest</cp:lastModifiedBy>
  <cp:revision>11</cp:revision>
  <cp:lastPrinted>2008-02-08T21:23:00Z</cp:lastPrinted>
  <dcterms:created xsi:type="dcterms:W3CDTF">2025-05-22T16:12:00Z</dcterms:created>
  <dcterms:modified xsi:type="dcterms:W3CDTF">2025-06-04T16:15:00Z</dcterms:modified>
</cp:coreProperties>
</file>